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8.xml" ContentType="application/vnd.openxmlformats-officedocument.wordprocessingml.header+xml"/>
  <Override PartName="/word/header27.xml" ContentType="application/vnd.openxmlformats-officedocument.wordprocessingml.header+xml"/>
  <Override PartName="/word/footer26.xml" ContentType="application/vnd.openxmlformats-officedocument.wordprocessingml.foot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4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3.xml" ContentType="application/vnd.openxmlformats-officedocument.wordprocessingml.header+xml"/>
  <Override PartName="/word/header12.xml" ContentType="application/vnd.openxmlformats-officedocument.wordprocessingml.header+xml"/>
  <Override PartName="/word/footer6.xml" ContentType="application/vnd.openxmlformats-officedocument.wordprocessingml.footer+xml"/>
  <Override PartName="/word/header9.xml" ContentType="application/vnd.openxmlformats-officedocument.wordprocessingml.header+xml"/>
  <Override PartName="/word/footer30.xml" ContentType="application/vnd.openxmlformats-officedocument.wordprocessingml.foot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footer7.xml" ContentType="application/vnd.openxmlformats-officedocument.wordprocessingml.footer+xml"/>
  <Override PartName="/word/footer31.xml" ContentType="application/vnd.openxmlformats-officedocument.wordprocessingml.foot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13.xml" ContentType="application/vnd.openxmlformats-officedocument.wordprocessingml.header+xml"/>
  <Override PartName="/word/media/image1.jpeg" ContentType="image/jpeg"/>
  <Override PartName="/word/media/image2.png" ContentType="image/png"/>
  <Override PartName="/word/footer8.xml" ContentType="application/vnd.openxmlformats-officedocument.wordprocessingml.footer+xml"/>
  <Override PartName="/word/footer32.xml" ContentType="application/vnd.openxmlformats-officedocument.wordprocessingml.foot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_rels/header10.xml.rels" ContentType="application/vnd.openxmlformats-package.relationships+xml"/>
  <Override PartName="/word/_rels/document.xml.rels" ContentType="application/vnd.openxmlformats-package.relationships+xml"/>
  <Override PartName="/word/_rels/header9.xml.rels" ContentType="application/vnd.openxmlformats-package.relationships+xml"/>
  <Override PartName="/word/_rels/header3.xml.rels" ContentType="application/vnd.openxmlformats-package.relationships+xml"/>
  <Override PartName="/word/_rels/header15.xml.rels" ContentType="application/vnd.openxmlformats-package.relationships+xml"/>
  <Override PartName="/word/_rels/header27.xml.rels" ContentType="application/vnd.openxmlformats-package.relationships+xml"/>
  <Override PartName="/word/_rels/header4.xml.rels" ContentType="application/vnd.openxmlformats-package.relationships+xml"/>
  <Override PartName="/word/_rels/header23.xml.rels" ContentType="application/vnd.openxmlformats-package.relationships+xml"/>
  <Override PartName="/word/_rels/header11.xml.rels" ContentType="application/vnd.openxmlformats-package.relationships+xml"/>
  <Override PartName="/word/_rels/header2.xml.rels" ContentType="application/vnd.openxmlformats-package.relationships+xml"/>
  <Override PartName="/word/_rels/header13.xml.rels" ContentType="application/vnd.openxmlformats-package.relationships+xml"/>
  <Override PartName="/word/_rels/header25.xml.rels" ContentType="application/vnd.openxmlformats-package.relationships+xml"/>
  <Override PartName="/word/_rels/header29.xml.rels" ContentType="application/vnd.openxmlformats-package.relationships+xml"/>
  <Override PartName="/word/_rels/header6.xml.rels" ContentType="application/vnd.openxmlformats-package.relationships+xml"/>
  <Override PartName="/word/_rels/header17.xml.rels" ContentType="application/vnd.openxmlformats-package.relationships+xml"/>
  <Override PartName="/word/_rels/header8.xml.rels" ContentType="application/vnd.openxmlformats-package.relationships+xml"/>
  <Override PartName="/word/_rels/header19.xml.rels" ContentType="application/vnd.openxmlformats-package.relationships+xml"/>
  <Override PartName="/word/_rels/header21.xml.rels" ContentType="application/vnd.openxmlformats-package.relationships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15.xml" ContentType="application/vnd.openxmlformats-officedocument.wordprocessingml.header+xml"/>
  <Override PartName="/word/header32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29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footer11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7.xml" ContentType="application/vnd.openxmlformats-officedocument.wordprocessingml.header+xml"/>
  <Override PartName="/word/footer4.xml" ContentType="application/vnd.openxmlformats-officedocument.wordprocessingml.footer+xml"/>
  <Override PartName="/word/header16.xml" ContentType="application/vnd.openxmlformats-officedocument.wordprocessingml.header+xml"/>
  <Override PartName="/word/header14.xml" ContentType="application/vnd.openxmlformats-officedocument.wordprocessingml.header+xml"/>
  <Override PartName="/word/document.xml" ContentType="application/vnd.openxmlformats-officedocument.wordprocessingml.document.main+xml"/>
  <Override PartName="/word/header17.xml" ContentType="application/vnd.openxmlformats-officedocument.wordprocessingml.header+xml"/>
  <Override PartName="/word/styles.xml" ContentType="application/vnd.openxmlformats-officedocument.wordprocessingml.styles+xml"/>
  <Override PartName="/word/header25.xml" ContentType="application/vnd.openxmlformats-officedocument.wordprocessingml.header+xml"/>
  <Override PartName="/word/header1.xml" ContentType="application/vnd.openxmlformats-officedocument.wordprocessingml.header+xml"/>
  <Override PartName="/word/footer19.xml" ContentType="application/vnd.openxmlformats-officedocument.wordprocessingml.footer+xml"/>
  <Override PartName="/word/header10.xml" ContentType="application/vnd.openxmlformats-officedocument.wordprocessingml.header+xml"/>
  <Override PartName="/word/footer17.xml" ContentType="application/vnd.openxmlformats-officedocument.wordprocessingml.footer+xml"/>
  <Override PartName="/word/header2.xml" ContentType="application/vnd.openxmlformats-officedocument.wordprocessingml.header+xml"/>
  <Override PartName="/word/header11.xml" ContentType="application/vnd.openxmlformats-officedocument.wordprocessingml.header+xml"/>
  <Override PartName="/word/footer18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9.xml" ContentType="application/vnd.openxmlformats-officedocument.wordprocessingml.footer+xml"/>
  <Override PartName="/word/header20.xml" ContentType="application/vnd.openxmlformats-officedocument.wordprocessingml.header+xml"/>
  <Override PartName="/word/footer27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theme/theme1.xml" ContentType="application/vnd.openxmlformats-officedocument.theme+xml"/>
  <Override PartName="/word/footer28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2" w:after="0"/>
        <w:rPr>
          <w:sz w:val="16"/>
        </w:rPr>
      </w:pPr>
      <w:r>
        <w:rPr>
          <w:sz w:val="16"/>
        </w:rPr>
      </w:r>
    </w:p>
    <w:p>
      <w:pPr>
        <w:pStyle w:val="Normal"/>
        <w:spacing w:lineRule="auto" w:line="240"/>
        <w:ind w:hanging="0" w:left="1197" w:right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5934710" cy="517525"/>
            <wp:effectExtent l="0" t="0" r="0" b="0"/>
            <wp:docPr id="1" name="Image 8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8" descr="Alt Text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>
          <w:sz w:val="38"/>
        </w:rPr>
      </w:pPr>
      <w:r>
        <w:rPr>
          <w:sz w:val="38"/>
        </w:rPr>
      </w:r>
    </w:p>
    <w:p>
      <w:pPr>
        <w:pStyle w:val="BodyText"/>
        <w:rPr>
          <w:sz w:val="38"/>
        </w:rPr>
      </w:pPr>
      <w:r>
        <w:rPr>
          <w:sz w:val="38"/>
        </w:rPr>
      </w:r>
    </w:p>
    <w:p>
      <w:pPr>
        <w:pStyle w:val="BodyText"/>
        <w:spacing w:before="144" w:after="0"/>
        <w:rPr>
          <w:sz w:val="38"/>
        </w:rPr>
      </w:pPr>
      <w:r>
        <w:rPr>
          <w:sz w:val="38"/>
        </w:rPr>
      </w:r>
    </w:p>
    <w:p>
      <w:pPr>
        <w:pStyle w:val="Title"/>
        <w:rPr/>
      </w:pPr>
      <w:r>
        <w:rPr>
          <w:color w:val="2D8CD1"/>
        </w:rPr>
        <w:t>Klocwork</w:t>
      </w:r>
      <w:r>
        <w:rPr>
          <w:color w:val="2D8CD1"/>
          <w:spacing w:val="-9"/>
        </w:rPr>
        <w:t xml:space="preserve"> </w:t>
      </w:r>
      <w:r>
        <w:rPr>
          <w:color w:val="2D8CD1"/>
        </w:rPr>
        <w:t>Compliance</w:t>
      </w:r>
      <w:r>
        <w:rPr>
          <w:color w:val="2D8CD1"/>
          <w:spacing w:val="-9"/>
        </w:rPr>
        <w:t xml:space="preserve"> </w:t>
      </w:r>
      <w:r>
        <w:rPr>
          <w:color w:val="2D8CD1"/>
          <w:spacing w:val="-2"/>
        </w:rPr>
        <w:t>Report</w:t>
      </w:r>
    </w:p>
    <w:p>
      <w:pPr>
        <w:pStyle w:val="Normal"/>
        <w:spacing w:lineRule="auto" w:line="240" w:before="0" w:after="0"/>
        <w:rPr>
          <w:sz w:val="38"/>
        </w:rPr>
      </w:pPr>
      <w:r>
        <w:rPr>
          <w:sz w:val="38"/>
        </w:rPr>
      </w:r>
    </w:p>
    <w:p>
      <w:pPr>
        <w:pStyle w:val="Normal"/>
        <w:spacing w:lineRule="auto" w:line="240" w:before="9" w:after="0"/>
        <w:rPr>
          <w:sz w:val="38"/>
        </w:rPr>
      </w:pPr>
      <w:r>
        <w:rPr>
          <w:sz w:val="38"/>
        </w:rPr>
      </w:r>
    </w:p>
    <w:p>
      <w:pPr>
        <w:pStyle w:val="Normal"/>
        <w:spacing w:before="0" w:after="0"/>
        <w:ind w:hanging="0" w:left="440" w:right="0"/>
        <w:jc w:val="left"/>
        <w:rPr>
          <w:sz w:val="32"/>
        </w:rPr>
      </w:pPr>
      <w:r>
        <w:rPr>
          <w:color w:val="00000B"/>
          <w:sz w:val="32"/>
        </w:rPr>
        <w:t>Project</w:t>
      </w:r>
      <w:r>
        <w:rPr>
          <w:color w:val="00000B"/>
          <w:spacing w:val="-7"/>
          <w:sz w:val="32"/>
        </w:rPr>
        <w:t xml:space="preserve"> </w:t>
      </w:r>
      <w:r>
        <w:rPr>
          <w:color w:val="00000B"/>
          <w:spacing w:val="-2"/>
          <w:sz w:val="32"/>
        </w:rPr>
        <w:t>Details</w: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106" w:after="0"/>
        <w:rPr>
          <w:sz w:val="20"/>
        </w:rPr>
      </w:pPr>
      <w:r>
        <w:rPr>
          <w:sz w:val="20"/>
        </w:rPr>
      </w:r>
    </w:p>
    <w:tbl>
      <w:tblPr>
        <w:tblW w:w="8038" w:type="dxa"/>
        <w:jc w:val="left"/>
        <w:tblInd w:w="4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7"/>
        <w:gridCol w:w="4650"/>
      </w:tblGrid>
      <w:tr>
        <w:trPr>
          <w:trHeight w:val="349" w:hRule="atLeast"/>
        </w:trPr>
        <w:tc>
          <w:tcPr>
            <w:tcW w:w="3387" w:type="dxa"/>
            <w:tcBorders/>
          </w:tcPr>
          <w:p>
            <w:pPr>
              <w:pStyle w:val="TableParagraph"/>
              <w:spacing w:lineRule="exact" w:line="198"/>
              <w:ind w:left="50" w:right="0"/>
              <w:rPr>
                <w:sz w:val="20"/>
              </w:rPr>
            </w:pP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4650" w:type="dxa"/>
            <w:tcBorders/>
          </w:tcPr>
          <w:p>
            <w:pPr>
              <w:pStyle w:val="TableParagraph"/>
              <w:spacing w:lineRule="exact" w:line="198"/>
              <w:ind w:left="1816" w:right="0"/>
              <w:rPr>
                <w:sz w:val="20"/>
              </w:rPr>
            </w:pPr>
            <w:r>
              <w:rPr>
                <w:spacing w:val="-2"/>
                <w:sz w:val="20"/>
              </w:rPr>
              <w:t>neuroderm_android6_daemons</w:t>
            </w:r>
          </w:p>
        </w:tc>
      </w:tr>
      <w:tr>
        <w:trPr>
          <w:trHeight w:val="498" w:hRule="atLeast"/>
        </w:trPr>
        <w:tc>
          <w:tcPr>
            <w:tcW w:w="3387" w:type="dxa"/>
            <w:tcBorders/>
          </w:tcPr>
          <w:p>
            <w:pPr>
              <w:pStyle w:val="TableParagraph"/>
              <w:spacing w:before="117" w:after="0"/>
              <w:ind w:left="50" w:right="0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4650" w:type="dxa"/>
            <w:tcBorders/>
          </w:tcPr>
          <w:p>
            <w:pPr>
              <w:pStyle w:val="TableParagraph"/>
              <w:spacing w:before="117" w:after="0"/>
              <w:ind w:left="1816" w:right="0"/>
              <w:rPr>
                <w:sz w:val="20"/>
              </w:rPr>
            </w:pPr>
            <w:r>
              <w:rPr>
                <w:spacing w:val="-4"/>
                <w:sz w:val="20"/>
              </w:rPr>
              <w:t>ilan</w:t>
            </w:r>
          </w:p>
        </w:tc>
      </w:tr>
      <w:tr>
        <w:trPr>
          <w:trHeight w:val="498" w:hRule="atLeast"/>
        </w:trPr>
        <w:tc>
          <w:tcPr>
            <w:tcW w:w="3387" w:type="dxa"/>
            <w:tcBorders/>
          </w:tcPr>
          <w:p>
            <w:pPr>
              <w:pStyle w:val="TableParagraph"/>
              <w:spacing w:before="117" w:after="0"/>
              <w:ind w:left="50" w:right="0"/>
              <w:rPr>
                <w:sz w:val="20"/>
              </w:rPr>
            </w:pPr>
            <w:r>
              <w:rPr>
                <w:spacing w:val="-2"/>
                <w:sz w:val="20"/>
              </w:rPr>
              <w:t>Tool/Version</w:t>
            </w:r>
          </w:p>
        </w:tc>
        <w:tc>
          <w:tcPr>
            <w:tcW w:w="4650" w:type="dxa"/>
            <w:tcBorders/>
          </w:tcPr>
          <w:p>
            <w:pPr>
              <w:pStyle w:val="TableParagraph"/>
              <w:spacing w:before="117" w:after="0"/>
              <w:ind w:left="1816" w:right="0"/>
              <w:rPr>
                <w:sz w:val="20"/>
              </w:rPr>
            </w:pPr>
            <w:r>
              <w:rPr>
                <w:spacing w:val="-2"/>
                <w:sz w:val="20"/>
              </w:rPr>
              <w:t>20.2.0.89</w:t>
            </w:r>
          </w:p>
        </w:tc>
      </w:tr>
      <w:tr>
        <w:trPr>
          <w:trHeight w:val="498" w:hRule="atLeast"/>
        </w:trPr>
        <w:tc>
          <w:tcPr>
            <w:tcW w:w="3387" w:type="dxa"/>
            <w:tcBorders/>
          </w:tcPr>
          <w:p>
            <w:pPr>
              <w:pStyle w:val="TableParagraph"/>
              <w:spacing w:before="117" w:after="0"/>
              <w:ind w:left="50" w:right="0"/>
              <w:rPr>
                <w:sz w:val="20"/>
              </w:rPr>
            </w:pPr>
            <w:r>
              <w:rPr>
                <w:sz w:val="20"/>
              </w:rPr>
              <w:t>Ruleset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applied</w:t>
            </w:r>
          </w:p>
        </w:tc>
        <w:tc>
          <w:tcPr>
            <w:tcW w:w="4650" w:type="dxa"/>
            <w:tcBorders/>
          </w:tcPr>
          <w:p>
            <w:pPr>
              <w:pStyle w:val="TableParagraph"/>
              <w:spacing w:before="117" w:after="0"/>
              <w:ind w:left="1816" w:right="0"/>
              <w:rPr>
                <w:sz w:val="20"/>
              </w:rPr>
            </w:pPr>
            <w:r>
              <w:rPr>
                <w:sz w:val="20"/>
              </w:rPr>
              <w:t>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C++</w:t>
            </w:r>
          </w:p>
        </w:tc>
      </w:tr>
      <w:tr>
        <w:trPr>
          <w:trHeight w:val="498" w:hRule="atLeast"/>
        </w:trPr>
        <w:tc>
          <w:tcPr>
            <w:tcW w:w="3387" w:type="dxa"/>
            <w:tcBorders/>
          </w:tcPr>
          <w:p>
            <w:pPr>
              <w:pStyle w:val="TableParagraph"/>
              <w:spacing w:before="117" w:after="0"/>
              <w:ind w:left="50" w:right="0"/>
              <w:rPr>
                <w:sz w:val="20"/>
              </w:rPr>
            </w:pPr>
            <w:r>
              <w:rPr>
                <w:spacing w:val="-2"/>
                <w:sz w:val="20"/>
              </w:rPr>
              <w:t>Revision/Build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4650" w:type="dxa"/>
            <w:tcBorders/>
          </w:tcPr>
          <w:p>
            <w:pPr>
              <w:pStyle w:val="TableParagraph"/>
              <w:spacing w:before="117" w:after="0"/>
              <w:ind w:left="1816" w:right="0"/>
              <w:rPr>
                <w:sz w:val="20"/>
              </w:rPr>
            </w:pPr>
            <w:r>
              <w:rPr>
                <w:spacing w:val="-2"/>
                <w:sz w:val="20"/>
              </w:rPr>
              <w:t>
                <w:del w:id="61" w:author="Claude" w:date="2025-12-28T03:38:45Z">
                  <w:r>
                    <w:delText>H_0_6</w:delText>
                  </w:r>
                </w:del>
                <w:ins w:id="62" w:author="Claude" w:date="2025-12-28T03:38:45Z">
                  <w:r>
                    <w:t>H_2_0</w:t>
                  </w:r>
                </w:ins>
              </w:t>
            </w:r>
          </w:p>
        </w:tc>
      </w:tr>
      <w:tr>
        <w:trPr>
          <w:trHeight w:val="349" w:hRule="atLeast"/>
        </w:trPr>
        <w:tc>
          <w:tcPr>
            <w:tcW w:w="3387" w:type="dxa"/>
            <w:tcBorders/>
          </w:tcPr>
          <w:p>
            <w:pPr>
              <w:pStyle w:val="TableParagraph"/>
              <w:spacing w:lineRule="exact" w:line="212" w:before="117" w:after="0"/>
              <w:ind w:left="50" w:right="0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4650" w:type="dxa"/>
            <w:tcBorders/>
          </w:tcPr>
          <w:p>
            <w:pPr>
              <w:pStyle w:val="TableParagraph"/>
              <w:spacing w:lineRule="exact" w:line="212" w:before="117" w:after="0"/>
              <w:ind w:left="1816" w:right="0"/>
              <w:rPr>
                <w:sz w:val="20"/>
              </w:rPr>
            </w:pPr>
            <w:r>
              <w:rPr>
                <w:spacing w:val="-2"/>
                <w:sz w:val="20"/>
              </w:rPr>
              <w:t>2022-08-20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11:59:02</w:t>
            </w:r>
          </w:p>
        </w:tc>
      </w:tr>
    </w:tbl>
    <w:p>
      <w:pPr>
        <w:pStyle w:val="Normal"/>
        <w:spacing w:lineRule="auto" w:line="240" w:before="250" w:after="0"/>
        <w:rPr>
          <w:sz w:val="32"/>
        </w:rPr>
      </w:pPr>
      <w:r>
        <w:rPr>
          <w:sz w:val="32"/>
        </w:rPr>
      </w:r>
    </w:p>
    <w:p>
      <w:pPr>
        <w:pStyle w:val="Normal"/>
        <w:spacing w:before="0" w:after="0"/>
        <w:ind w:hanging="0" w:left="440" w:right="0"/>
        <w:jc w:val="left"/>
        <w:rPr>
          <w:sz w:val="32"/>
        </w:rPr>
      </w:pPr>
      <w:r>
        <w:rPr>
          <w:color w:val="00000B"/>
          <w:sz w:val="32"/>
        </w:rPr>
        <w:t>Compliance</w:t>
      </w:r>
      <w:r>
        <w:rPr>
          <w:color w:val="00000B"/>
          <w:spacing w:val="-10"/>
          <w:sz w:val="32"/>
        </w:rPr>
        <w:t xml:space="preserve"> </w:t>
      </w:r>
      <w:r>
        <w:rPr>
          <w:color w:val="00000B"/>
          <w:spacing w:val="-2"/>
          <w:sz w:val="32"/>
        </w:rPr>
        <w:t>Summary</w: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106" w:after="0"/>
        <w:rPr>
          <w:sz w:val="20"/>
        </w:rPr>
      </w:pPr>
      <w:r>
        <w:rPr>
          <w:sz w:val="20"/>
        </w:rPr>
      </w:r>
    </w:p>
    <w:tbl>
      <w:tblPr>
        <w:tblW w:w="6142" w:type="dxa"/>
        <w:jc w:val="left"/>
        <w:tblInd w:w="4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4"/>
        <w:gridCol w:w="2177"/>
      </w:tblGrid>
      <w:tr>
        <w:trPr>
          <w:trHeight w:val="349" w:hRule="atLeast"/>
        </w:trPr>
        <w:tc>
          <w:tcPr>
            <w:tcW w:w="3964" w:type="dxa"/>
            <w:tcBorders/>
          </w:tcPr>
          <w:p>
            <w:pPr>
              <w:pStyle w:val="TableParagraph"/>
              <w:spacing w:lineRule="exact" w:line="198"/>
              <w:ind w:left="50" w:right="0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2177" w:type="dxa"/>
            <w:tcBorders/>
          </w:tcPr>
          <w:p>
            <w:pPr>
              <w:pStyle w:val="TableParagraph"/>
              <w:spacing w:lineRule="exact" w:line="198"/>
              <w:ind w:left="1239" w:right="0"/>
              <w:rPr>
                <w:sz w:val="20"/>
              </w:rPr>
            </w:pPr>
            <w:r>
              <w:rPr>
                <w:spacing w:val="-2"/>
                <w:sz w:val="20"/>
              </w:rPr>
              <w:t>53959</w:t>
            </w:r>
          </w:p>
        </w:tc>
      </w:tr>
      <w:tr>
        <w:trPr>
          <w:trHeight w:val="498" w:hRule="atLeast"/>
        </w:trPr>
        <w:tc>
          <w:tcPr>
            <w:tcW w:w="3964" w:type="dxa"/>
            <w:tcBorders/>
          </w:tcPr>
          <w:p>
            <w:pPr>
              <w:pStyle w:val="TableParagraph"/>
              <w:spacing w:before="117" w:after="0"/>
              <w:ind w:left="50" w:right="0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violations</w:t>
            </w:r>
          </w:p>
        </w:tc>
        <w:tc>
          <w:tcPr>
            <w:tcW w:w="2177" w:type="dxa"/>
            <w:tcBorders/>
          </w:tcPr>
          <w:p>
            <w:pPr>
              <w:pStyle w:val="TableParagraph"/>
              <w:spacing w:before="117" w:after="0"/>
              <w:ind w:left="1239" w:right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498" w:hRule="atLeast"/>
        </w:trPr>
        <w:tc>
          <w:tcPr>
            <w:tcW w:w="3964" w:type="dxa"/>
            <w:tcBorders/>
          </w:tcPr>
          <w:p>
            <w:pPr>
              <w:pStyle w:val="TableParagraph"/>
              <w:spacing w:before="117" w:after="0"/>
              <w:ind w:left="50" w:right="0"/>
              <w:rPr>
                <w:sz w:val="20"/>
              </w:rPr>
            </w:pPr>
            <w:r>
              <w:rPr>
                <w:sz w:val="20"/>
              </w:rPr>
              <w:t>Lines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(LOC)</w:t>
            </w:r>
          </w:p>
        </w:tc>
        <w:tc>
          <w:tcPr>
            <w:tcW w:w="2177" w:type="dxa"/>
            <w:tcBorders/>
          </w:tcPr>
          <w:p>
            <w:pPr>
              <w:pStyle w:val="TableParagraph"/>
              <w:spacing w:before="117" w:after="0"/>
              <w:ind w:left="1239" w:right="0"/>
              <w:rPr>
                <w:sz w:val="20"/>
              </w:rPr>
            </w:pPr>
            <w:r>
              <w:rPr>
                <w:spacing w:val="-2"/>
                <w:sz w:val="20"/>
              </w:rPr>
              <w:t>12303504</w:t>
            </w:r>
          </w:p>
        </w:tc>
      </w:tr>
      <w:tr>
        <w:trPr>
          <w:trHeight w:val="498" w:hRule="atLeast"/>
        </w:trPr>
        <w:tc>
          <w:tcPr>
            <w:tcW w:w="3964" w:type="dxa"/>
            <w:tcBorders/>
          </w:tcPr>
          <w:p>
            <w:pPr>
              <w:pStyle w:val="TableParagraph"/>
              <w:spacing w:before="117" w:after="0"/>
              <w:ind w:left="50" w:right="0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disabled</w:t>
            </w:r>
          </w:p>
        </w:tc>
        <w:tc>
          <w:tcPr>
            <w:tcW w:w="2177" w:type="dxa"/>
            <w:tcBorders/>
          </w:tcPr>
          <w:p>
            <w:pPr>
              <w:pStyle w:val="TableParagraph"/>
              <w:spacing w:before="117" w:after="0"/>
              <w:ind w:left="1239" w:right="0"/>
              <w:rPr>
                <w:sz w:val="20"/>
              </w:rPr>
            </w:pPr>
            <w:r>
              <w:rPr>
                <w:spacing w:val="-5"/>
                <w:sz w:val="20"/>
              </w:rPr>
              <w:t>199</w:t>
            </w:r>
          </w:p>
        </w:tc>
      </w:tr>
      <w:tr>
        <w:trPr>
          <w:trHeight w:val="498" w:hRule="atLeast"/>
        </w:trPr>
        <w:tc>
          <w:tcPr>
            <w:tcW w:w="3964" w:type="dxa"/>
            <w:tcBorders/>
          </w:tcPr>
          <w:p>
            <w:pPr>
              <w:pStyle w:val="TableParagraph"/>
              <w:spacing w:before="117" w:after="0"/>
              <w:ind w:left="50" w:right="0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2177" w:type="dxa"/>
            <w:tcBorders/>
          </w:tcPr>
          <w:p>
            <w:pPr>
              <w:pStyle w:val="TableParagraph"/>
              <w:spacing w:before="117" w:after="0"/>
              <w:ind w:left="1239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98" w:hRule="atLeast"/>
        </w:trPr>
        <w:tc>
          <w:tcPr>
            <w:tcW w:w="3964" w:type="dxa"/>
            <w:tcBorders/>
          </w:tcPr>
          <w:p>
            <w:pPr>
              <w:pStyle w:val="TableParagraph"/>
              <w:spacing w:before="117" w:after="0"/>
              <w:ind w:left="50" w:right="0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deviations</w:t>
            </w:r>
          </w:p>
        </w:tc>
        <w:tc>
          <w:tcPr>
            <w:tcW w:w="2177" w:type="dxa"/>
            <w:tcBorders/>
          </w:tcPr>
          <w:p>
            <w:pPr>
              <w:pStyle w:val="TableParagraph"/>
              <w:spacing w:before="117" w:after="0"/>
              <w:ind w:left="1239" w:right="0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</w:tr>
      <w:tr>
        <w:trPr>
          <w:trHeight w:val="349" w:hRule="atLeast"/>
        </w:trPr>
        <w:tc>
          <w:tcPr>
            <w:tcW w:w="3964" w:type="dxa"/>
            <w:tcBorders/>
          </w:tcPr>
          <w:p>
            <w:pPr>
              <w:pStyle w:val="TableParagraph"/>
              <w:spacing w:lineRule="exact" w:line="212" w:before="117" w:after="0"/>
              <w:ind w:left="50" w:right="0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rule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violations</w:t>
            </w:r>
          </w:p>
        </w:tc>
        <w:tc>
          <w:tcPr>
            <w:tcW w:w="2177" w:type="dxa"/>
            <w:tcBorders/>
          </w:tcPr>
          <w:p>
            <w:pPr>
              <w:pStyle w:val="TableParagraph"/>
              <w:spacing w:lineRule="exact" w:line="212" w:before="117" w:after="0"/>
              <w:ind w:left="1239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</w:tbl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2240" w:h="15840"/>
          <w:pgMar w:left="360" w:right="360" w:gutter="0" w:header="278" w:top="1240" w:footer="1275" w:bottom="1460"/>
          <w:pgNumType w:fmt="decimal"/>
          <w:formProt w:val="false"/>
          <w:textDirection w:val="lrTb"/>
        </w:sectPr>
      </w:pPr>
    </w:p>
    <w:p>
      <w:pPr>
        <w:pStyle w:val="Normal"/>
        <w:spacing w:before="186" w:after="0"/>
        <w:ind w:hanging="0" w:left="440" w:right="0"/>
        <w:jc w:val="left"/>
        <w:rPr>
          <w:sz w:val="32"/>
        </w:rPr>
      </w:pPr>
      <w:r>
        <w:rPr>
          <w:color w:val="00000B"/>
          <w:sz w:val="32"/>
        </w:rPr>
        <w:t>Rule</w:t>
      </w:r>
      <w:r>
        <w:rPr>
          <w:color w:val="00000B"/>
          <w:spacing w:val="-4"/>
          <w:sz w:val="32"/>
        </w:rPr>
        <w:t xml:space="preserve"> </w:t>
      </w:r>
      <w:r>
        <w:rPr>
          <w:color w:val="00000B"/>
          <w:spacing w:val="-2"/>
          <w:sz w:val="32"/>
        </w:rPr>
        <w:t>summary</w:t>
      </w:r>
    </w:p>
    <w:p>
      <w:pPr>
        <w:pStyle w:val="Normal"/>
        <w:spacing w:lineRule="auto" w:line="240" w:before="32" w:after="1"/>
        <w:rPr>
          <w:sz w:val="20"/>
        </w:rPr>
      </w:pPr>
      <w:r>
        <w:rPr>
          <w:sz w:val="20"/>
        </w:rPr>
      </w:r>
    </w:p>
    <w:tbl>
      <w:tblPr>
        <w:tblW w:w="10856" w:type="dxa"/>
        <w:jc w:val="left"/>
        <w:tblInd w:w="35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1556"/>
        <w:gridCol w:w="2981"/>
        <w:gridCol w:w="994"/>
        <w:gridCol w:w="1273"/>
        <w:gridCol w:w="1247"/>
      </w:tblGrid>
      <w:tr>
        <w:trPr>
          <w:trHeight w:val="197" w:hRule="atLeast"/>
        </w:trPr>
        <w:tc>
          <w:tcPr>
            <w:tcW w:w="280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Rule="exact" w:line="178"/>
              <w:ind w:left="112" w:right="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Rule</w:t>
            </w:r>
          </w:p>
        </w:tc>
        <w:tc>
          <w:tcPr>
            <w:tcW w:w="155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Rule="exact" w:line="178"/>
              <w:ind w:left="113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Checker</w:t>
            </w:r>
          </w:p>
        </w:tc>
        <w:tc>
          <w:tcPr>
            <w:tcW w:w="29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Rule="exact" w:line="178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Rule="exact" w:line="178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Enabled</w:t>
            </w:r>
          </w:p>
        </w:tc>
        <w:tc>
          <w:tcPr>
            <w:tcW w:w="127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Rule="exact" w:line="178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Violations</w:t>
            </w:r>
          </w:p>
        </w:tc>
        <w:tc>
          <w:tcPr>
            <w:tcW w:w="124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Rule="exact" w:line="178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Deviations</w:t>
            </w:r>
          </w:p>
        </w:tc>
      </w:tr>
      <w:tr>
        <w:trPr>
          <w:trHeight w:val="23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180" w:before="30" w:after="0"/>
              <w:rPr>
                <w:sz w:val="20"/>
              </w:rPr>
            </w:pPr>
            <w:r>
              <w:rPr>
                <w:spacing w:val="-2"/>
                <w:sz w:val="20"/>
              </w:rPr>
              <w:t>VOIDRET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180" w:before="30" w:after="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VOIDRET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180" w:before="30" w:after="0"/>
              <w:ind w:left="110" w:right="0"/>
              <w:rPr>
                <w:sz w:val="20"/>
              </w:rPr>
            </w:pPr>
            <w:r>
              <w:rPr>
                <w:sz w:val="20"/>
              </w:rPr>
              <w:t>Void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returns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180" w:before="30" w:after="0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180" w:before="30" w:after="0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spacing w:lineRule="exact" w:line="180"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VA_UNUSED.INIT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8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VA_UNUSED.I </w:t>
            </w:r>
            <w:r>
              <w:rPr>
                <w:spacing w:val="-4"/>
                <w:sz w:val="20"/>
              </w:rPr>
              <w:t>NIT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Never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after </w:t>
            </w:r>
            <w:r>
              <w:rPr>
                <w:spacing w:val="-2"/>
                <w:sz w:val="20"/>
              </w:rPr>
              <w:t>Initialization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2"/>
                <w:sz w:val="20"/>
              </w:rPr>
              <w:t>VA_UNUSED.GEN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VA_UNUSED. </w:t>
            </w:r>
            <w:r>
              <w:rPr>
                <w:spacing w:val="-4"/>
                <w:sz w:val="20"/>
              </w:rPr>
              <w:t>GEN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Never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after </w:t>
            </w:r>
            <w:r>
              <w:rPr>
                <w:spacing w:val="-2"/>
                <w:sz w:val="20"/>
              </w:rPr>
              <w:t>Assignment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VA.LIST.INDETERMINATE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ind w:left="108" w:right="0"/>
              <w:rPr>
                <w:sz w:val="20"/>
              </w:rPr>
            </w:pPr>
            <w:r>
              <w:rPr>
                <w:spacing w:val="-2"/>
                <w:sz w:val="20"/>
              </w:rPr>
              <w:t>VA.LIST.INDE TERMINATE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Attempt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va_arg()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 va_list that has an indeterminate value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2"/>
                <w:sz w:val="20"/>
              </w:rPr>
              <w:t>UNUSED.FUNC.WARN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UNUSED.FUN C.WARN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z w:val="20"/>
              </w:rPr>
              <w:t>Potential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unused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ind w:left="112" w:right="8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UNUSED.FUNC.STL_EMPT </w:t>
            </w: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8" w:right="12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UNUSED.FUN C.STL_EMPT </w:t>
            </w:r>
            <w:r>
              <w:rPr>
                <w:spacing w:val="-10"/>
                <w:sz w:val="20"/>
              </w:rPr>
              <w:t>Y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ind w:left="107" w:right="141"/>
              <w:rPr>
                <w:sz w:val="20"/>
              </w:rPr>
            </w:pPr>
            <w:r>
              <w:rPr>
                <w:sz w:val="20"/>
              </w:rPr>
              <w:t>Ignored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STL object empty() method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2"/>
                <w:sz w:val="20"/>
              </w:rPr>
              <w:t>UNUSED.FUNC.GEN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UNUSED.FUN C.GEN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z w:val="20"/>
              </w:rPr>
              <w:t>Function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defined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UNREACH.SIZEOF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ind w:left="108" w:right="0"/>
              <w:rPr>
                <w:sz w:val="20"/>
              </w:rPr>
            </w:pPr>
            <w:r>
              <w:rPr>
                <w:spacing w:val="-2"/>
                <w:sz w:val="20"/>
              </w:rPr>
              <w:t>UNREACH.SI</w:t>
            </w:r>
          </w:p>
          <w:p>
            <w:pPr>
              <w:pStyle w:val="TableParagraph"/>
              <w:spacing w:lineRule="exact" w:line="180"/>
              <w:ind w:left="108" w:right="0"/>
              <w:rPr>
                <w:sz w:val="20"/>
              </w:rPr>
            </w:pPr>
            <w:r>
              <w:rPr>
                <w:spacing w:val="-4"/>
                <w:sz w:val="20"/>
              </w:rPr>
              <w:t>ZEOF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Architecture-related </w:t>
            </w:r>
            <w:r>
              <w:rPr>
                <w:sz w:val="20"/>
              </w:rPr>
              <w:t>unreachable code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2"/>
                <w:sz w:val="20"/>
              </w:rPr>
              <w:t>UNREACH.RETURN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UNREACH.RE </w:t>
            </w:r>
            <w:r>
              <w:rPr>
                <w:spacing w:val="-4"/>
                <w:sz w:val="20"/>
              </w:rPr>
              <w:t>TURN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z w:val="20"/>
              </w:rPr>
              <w:t>Unreachable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Void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Return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UNREACH.GEN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8" w:right="1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UNREACH.GE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z w:val="20"/>
              </w:rPr>
              <w:t>Unreachable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2"/>
                <w:sz w:val="20"/>
              </w:rPr>
              <w:t>UNREACH.ENUM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UNREACH.EN </w:t>
            </w:r>
            <w:r>
              <w:rPr>
                <w:spacing w:val="-6"/>
                <w:sz w:val="20"/>
              </w:rPr>
              <w:t>UM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unreachable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due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to the possible value(s) of an </w:t>
            </w: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UNINIT.STACK.MUST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8" w:right="0"/>
              <w:rPr>
                <w:sz w:val="20"/>
              </w:rPr>
            </w:pPr>
            <w:r>
              <w:rPr>
                <w:spacing w:val="-2"/>
                <w:sz w:val="20"/>
              </w:rPr>
              <w:t>UNINIT.STAC K.MUST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z w:val="20"/>
              </w:rPr>
              <w:t>Uninitialized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Variable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2"/>
                <w:sz w:val="20"/>
              </w:rPr>
              <w:t>UNINIT.STACK.MIGHT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UNINIT.STAC K.MIGHT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Uninitialized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Variable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2"/>
                <w:sz w:val="20"/>
              </w:rPr>
              <w:t>possible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UNINIT.STACK.ARRAY.PA RTIAL.MUST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8" w:right="18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UNINIT.STAC K.ARRAY.PA RTIAL.MUST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Uninitialized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07" w:right="17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UNINIT.STACK.ARRAY.MU </w:t>
            </w:r>
            <w:r>
              <w:rPr>
                <w:spacing w:val="-6"/>
                <w:sz w:val="20"/>
              </w:rPr>
              <w:t>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8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UNINIT.STAC K.ARRAY.MU </w:t>
            </w:r>
            <w:r>
              <w:rPr>
                <w:spacing w:val="-6"/>
                <w:sz w:val="20"/>
              </w:rPr>
              <w:t>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z w:val="20"/>
              </w:rPr>
              <w:t>Uninitialized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UNINIT.STACK.ARRAY.MIG </w:t>
            </w:r>
            <w:r>
              <w:rPr>
                <w:spacing w:val="-6"/>
                <w:sz w:val="20"/>
              </w:rPr>
              <w:t>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8" w:right="12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UNINIT.STAC K.ARRAY.MIG </w:t>
            </w:r>
            <w:r>
              <w:rPr>
                <w:spacing w:val="-6"/>
                <w:sz w:val="20"/>
              </w:rPr>
              <w:t>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z w:val="20"/>
              </w:rPr>
              <w:t>Uninitialized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Array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possible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2"/>
                <w:sz w:val="20"/>
              </w:rPr>
              <w:t>UNINIT.HEAP.MUST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UNINIT.HEAP. </w:t>
            </w:r>
            <w:r>
              <w:rPr>
                <w:spacing w:val="-4"/>
                <w:sz w:val="20"/>
              </w:rPr>
              <w:t>MUST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z w:val="20"/>
              </w:rPr>
              <w:t>Uninitialized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Heap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Use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UNINIT.HEAP.MIGHT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8" w:right="0"/>
              <w:rPr>
                <w:sz w:val="20"/>
              </w:rPr>
            </w:pPr>
            <w:r>
              <w:rPr>
                <w:spacing w:val="-2"/>
                <w:sz w:val="20"/>
              </w:rPr>
              <w:t>UNINIT.HEAP. MIGHT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Uninitialized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Heap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2"/>
                <w:sz w:val="20"/>
              </w:rPr>
              <w:t>possible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2"/>
                <w:sz w:val="20"/>
              </w:rPr>
              <w:t>UNINIT.CTOR.MUST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UNINIT.CTOR</w:t>
            </w:r>
          </w:p>
          <w:p>
            <w:pPr>
              <w:pStyle w:val="TableParagraph"/>
              <w:spacing w:lineRule="exact" w:line="18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.MUST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Uninitialized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Variable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Constructor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UNINIT.CTOR.MIGHT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ind w:left="108" w:right="0"/>
              <w:rPr>
                <w:sz w:val="20"/>
              </w:rPr>
            </w:pPr>
            <w:r>
              <w:rPr>
                <w:spacing w:val="-2"/>
                <w:sz w:val="20"/>
              </w:rPr>
              <w:t>UNINIT.CTOR</w:t>
            </w:r>
          </w:p>
          <w:p>
            <w:pPr>
              <w:pStyle w:val="TableParagraph"/>
              <w:spacing w:lineRule="exact" w:line="180"/>
              <w:ind w:left="108" w:right="0"/>
              <w:rPr>
                <w:sz w:val="20"/>
              </w:rPr>
            </w:pPr>
            <w:r>
              <w:rPr>
                <w:spacing w:val="-2"/>
                <w:sz w:val="20"/>
              </w:rPr>
              <w:t>.MIGHT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Uninitialized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Variable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 Constructor - possible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2"/>
                <w:sz w:val="20"/>
              </w:rPr>
              <w:t>UFM.USE.MUST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UFM.USE.MU </w:t>
            </w:r>
            <w:r>
              <w:rPr>
                <w:spacing w:val="-6"/>
                <w:sz w:val="20"/>
              </w:rPr>
              <w:t>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Freed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Memory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UFM.USE.MIGHT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8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UFM.USE.MIG </w:t>
            </w:r>
            <w:r>
              <w:rPr>
                <w:spacing w:val="-6"/>
                <w:sz w:val="20"/>
              </w:rPr>
              <w:t>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possible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2"/>
                <w:sz w:val="20"/>
              </w:rPr>
              <w:t>UFM.RETURN.MUST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UFM.RETURN</w:t>
            </w:r>
          </w:p>
          <w:p>
            <w:pPr>
              <w:pStyle w:val="TableParagraph"/>
              <w:spacing w:lineRule="exact" w:line="18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.MUST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Freed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on </w:t>
            </w:r>
            <w:r>
              <w:rPr>
                <w:spacing w:val="-2"/>
                <w:sz w:val="20"/>
              </w:rPr>
              <w:t>Return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</w:tbl>
    <w:p>
      <w:pPr>
        <w:sectPr>
          <w:headerReference w:type="default" r:id="rId9"/>
          <w:headerReference w:type="first" r:id="rId10"/>
          <w:footerReference w:type="default" r:id="rId11"/>
          <w:footerReference w:type="first" r:id="rId12"/>
          <w:type w:val="nextPage"/>
          <w:pgSz w:w="12240" w:h="15840"/>
          <w:pgMar w:left="360" w:right="360" w:gutter="0" w:header="278" w:top="1240" w:footer="1275" w:bottom="1560"/>
          <w:pgNumType w:fmt="decimal"/>
          <w:formProt w:val="false"/>
          <w:textDirection w:val="lrTb"/>
          <w:docGrid w:type="default" w:linePitch="100" w:charSpace="4096"/>
        </w:sectPr>
      </w:pPr>
    </w:p>
    <w:tbl>
      <w:tblPr>
        <w:tblW w:w="10856" w:type="dxa"/>
        <w:jc w:val="left"/>
        <w:tblInd w:w="35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1556"/>
        <w:gridCol w:w="2981"/>
        <w:gridCol w:w="994"/>
        <w:gridCol w:w="1273"/>
        <w:gridCol w:w="1247"/>
      </w:tblGrid>
      <w:tr>
        <w:trPr>
          <w:trHeight w:val="426" w:hRule="atLeast"/>
        </w:trPr>
        <w:tc>
          <w:tcPr>
            <w:tcW w:w="280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Rule</w:t>
            </w:r>
          </w:p>
        </w:tc>
        <w:tc>
          <w:tcPr>
            <w:tcW w:w="155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Checker</w:t>
            </w:r>
          </w:p>
        </w:tc>
        <w:tc>
          <w:tcPr>
            <w:tcW w:w="298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99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Enabled</w:t>
            </w:r>
          </w:p>
        </w:tc>
        <w:tc>
          <w:tcPr>
            <w:tcW w:w="127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Violations</w:t>
            </w:r>
          </w:p>
        </w:tc>
        <w:tc>
          <w:tcPr>
            <w:tcW w:w="124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Deviations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UFM.RETURN.MIGHT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UFM.RETURN</w:t>
            </w:r>
          </w:p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2"/>
                <w:sz w:val="20"/>
              </w:rPr>
              <w:t>.MIGHT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freed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(return)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2"/>
                <w:sz w:val="20"/>
              </w:rPr>
              <w:t>possible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UFM.FFM.MUST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UFM.FFM.MU </w:t>
            </w:r>
            <w:r>
              <w:rPr>
                <w:spacing w:val="-6"/>
                <w:sz w:val="20"/>
              </w:rPr>
              <w:t>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Freeing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Freed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Memory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UFM.FFM.MIGHT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UFM.FFM.MIG </w:t>
            </w:r>
            <w:r>
              <w:rPr>
                <w:spacing w:val="-6"/>
                <w:sz w:val="20"/>
              </w:rPr>
              <w:t>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(double free) - possible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UFM.DEREF.MUST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UFM.DEREF. </w:t>
            </w:r>
            <w:r>
              <w:rPr>
                <w:spacing w:val="-4"/>
                <w:sz w:val="20"/>
              </w:rPr>
              <w:t>MUST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Freed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by </w:t>
            </w:r>
            <w:r>
              <w:rPr>
                <w:spacing w:val="-2"/>
                <w:sz w:val="20"/>
              </w:rPr>
              <w:t>Pointer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UFM.DEREF.MIGHT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UFM.DEREF. MIGHT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(access)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2"/>
                <w:sz w:val="20"/>
              </w:rPr>
              <w:t>possible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SV.WEAK_CRYPTO.WEAK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_HASH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2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SV.WEAK_CR YPTO.WEAK_ </w:t>
            </w:r>
            <w:r>
              <w:rPr>
                <w:spacing w:val="-4"/>
                <w:sz w:val="20"/>
              </w:rPr>
              <w:t>HASH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Hash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SV.USAGERULES.SPOOFI </w:t>
            </w:r>
            <w:r>
              <w:rPr>
                <w:spacing w:val="-6"/>
                <w:sz w:val="20"/>
              </w:rPr>
              <w:t>NG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0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SV.USAGERU LES.SPOOFIN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Susceptible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Spoofing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SV.USAGERULES.PROCE SS_VARIANTS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2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SV.USAGERU LES.PROCES S_VARIANTS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Dangerous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Process Creation Function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SV.USAGERULES.PERMIS SIONS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0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SV.USAGERU LES.PERMISS </w:t>
            </w:r>
            <w:r>
              <w:rPr>
                <w:spacing w:val="-4"/>
                <w:sz w:val="20"/>
              </w:rPr>
              <w:t>IONS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Privilege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Elevation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SV.UNBOUND_STRING_IN PUT.FUNC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SV.UNBOUND</w:t>
            </w:r>
          </w:p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_STRING_INP UT.FUNC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206"/>
              <w:rPr>
                <w:sz w:val="20"/>
              </w:rPr>
            </w:pPr>
            <w:r>
              <w:rPr>
                <w:sz w:val="20"/>
              </w:rPr>
              <w:t>Usage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unbounded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string </w:t>
            </w:r>
            <w:r>
              <w:rPr>
                <w:spacing w:val="-2"/>
                <w:sz w:val="20"/>
              </w:rPr>
              <w:t>input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SV.UNBOUND_STRING_IN PUT.CIN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SV.UNBOUND</w:t>
            </w:r>
          </w:p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_STRING_INP UT.CIN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Usage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unbounded string input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SV.TOCTOU.FILE_ACCESS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1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SV.TOCTOU. FILE_ACCES </w:t>
            </w:r>
            <w:r>
              <w:rPr>
                <w:spacing w:val="-10"/>
                <w:sz w:val="20"/>
              </w:rPr>
              <w:t>S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Time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Creation/Time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Use Race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condition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Access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SV.TAINTED.XSS.REFLEC </w:t>
            </w:r>
            <w:r>
              <w:rPr>
                <w:spacing w:val="-4"/>
                <w:sz w:val="20"/>
              </w:rPr>
              <w:t>TED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9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SV.TAINTED. XSS.REFLEC </w:t>
            </w:r>
            <w:r>
              <w:rPr>
                <w:spacing w:val="-4"/>
                <w:sz w:val="20"/>
              </w:rPr>
              <w:t>TED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124"/>
              <w:rPr>
                <w:sz w:val="20"/>
              </w:rPr>
            </w:pPr>
            <w:r>
              <w:rPr>
                <w:sz w:val="20"/>
              </w:rPr>
              <w:t>Cross-site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Scripting </w:t>
            </w:r>
            <w:r>
              <w:rPr>
                <w:spacing w:val="-2"/>
                <w:sz w:val="20"/>
              </w:rPr>
              <w:t>Vulnerability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SV.TAINTED.SECURITY_D ECISION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7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SV.TAINTED. SECURITY_D ECISION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Security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Decision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SV.TAINTED.PATH_TRAVE </w:t>
            </w:r>
            <w:r>
              <w:rPr>
                <w:spacing w:val="-4"/>
                <w:sz w:val="20"/>
              </w:rPr>
              <w:t>RSAL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SV.TAINTED. PATH_TRAVE </w:t>
            </w:r>
            <w:r>
              <w:rPr>
                <w:spacing w:val="-4"/>
                <w:sz w:val="20"/>
              </w:rPr>
              <w:t>RSAL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Unvalidated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 Path Traversal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07" w:right="17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SV.TAINTED.LOOP_BOUN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9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SV.TAINTED. LOOP_BOUN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Unvalidated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Integer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 Loop Condition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SV.TAINTED.INJECTION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SV.TAINTED.I NJECTION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Command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Injection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SV.TAINTED.INDEX_ACCE </w:t>
            </w:r>
            <w:r>
              <w:rPr>
                <w:spacing w:val="-6"/>
                <w:sz w:val="20"/>
              </w:rPr>
              <w:t>SS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0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SV.TAINTED.I NDEX_ACCE </w:t>
            </w:r>
            <w:r>
              <w:rPr>
                <w:spacing w:val="-6"/>
                <w:sz w:val="20"/>
              </w:rPr>
              <w:t>SS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Unvalidated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Integer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as Array Index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SV.TAINTED.GLOBAL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SV.TAINTED. GLOBAL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Unvalidated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Integer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 an Assignment Operation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SV.TAINTED.FMTSTR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SV.TAINTED. FMTSTR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Unvalidated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 Format String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5" w:hRule="atLeast"/>
        </w:trPr>
        <w:tc>
          <w:tcPr>
            <w:tcW w:w="2804" w:type="dxa"/>
            <w:tcBorders>
              <w:top w:val="single" w:sz="4" w:space="0" w:color="000000"/>
              <w:bottom w:val="single" w:sz="2" w:space="0" w:color="EDEDED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4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276225</wp:posOffset>
                      </wp:positionV>
                      <wp:extent cx="6899275" cy="22860"/>
                      <wp:effectExtent l="3810" t="0" r="3175" b="1905"/>
                      <wp:wrapNone/>
                      <wp:docPr id="23" name="Group 1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99400" cy="23040"/>
                                <a:chOff x="0" y="0"/>
                                <a:chExt cx="6899400" cy="23040"/>
                              </a:xfrm>
                            </wpg:grpSpPr>
                            <wps:wsp>
                              <wps:cNvPr id="24" name="Graphic 15"/>
                              <wps:cNvSpPr/>
                              <wps:spPr>
                                <a:xfrm>
                                  <a:off x="0" y="22320"/>
                                  <a:ext cx="6899400" cy="720"/>
                                </a:xfrm>
                                <a:custGeom>
                                  <a:avLst/>
                                  <a:gdLst>
                                    <a:gd name="textAreaLeft" fmla="*/ 0 w 3911400"/>
                                    <a:gd name="textAreaRight" fmla="*/ 3911760 w 3911400"/>
                                    <a:gd name="textAreaTop" fmla="*/ 0 h 360"/>
                                    <a:gd name="textAreaBottom" fmla="*/ 720 h 36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6899275" h="0">
                                      <a:moveTo>
                                        <a:pt x="0" y="0"/>
                                      </a:moveTo>
                                      <a:lnTo>
                                        <a:pt x="1786889" y="0"/>
                                      </a:lnTo>
                                    </a:path>
                                    <a:path w="6899275" h="0">
                                      <a:moveTo>
                                        <a:pt x="1783714" y="0"/>
                                      </a:moveTo>
                                      <a:lnTo>
                                        <a:pt x="2774950" y="0"/>
                                      </a:lnTo>
                                    </a:path>
                                    <a:path w="6899275" h="0">
                                      <a:moveTo>
                                        <a:pt x="2771775" y="0"/>
                                      </a:moveTo>
                                      <a:lnTo>
                                        <a:pt x="4667885" y="0"/>
                                      </a:lnTo>
                                    </a:path>
                                    <a:path w="6899275" h="0">
                                      <a:moveTo>
                                        <a:pt x="4664710" y="0"/>
                                      </a:moveTo>
                                      <a:lnTo>
                                        <a:pt x="5299075" y="0"/>
                                      </a:lnTo>
                                    </a:path>
                                    <a:path w="6899275" h="0">
                                      <a:moveTo>
                                        <a:pt x="5295900" y="0"/>
                                      </a:moveTo>
                                      <a:lnTo>
                                        <a:pt x="6107430" y="0"/>
                                      </a:lnTo>
                                    </a:path>
                                    <a:path w="6899275" h="0">
                                      <a:moveTo>
                                        <a:pt x="6101080" y="0"/>
                                      </a:moveTo>
                                      <a:lnTo>
                                        <a:pt x="689927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5" name="Graphic 16"/>
                              <wps:cNvSpPr/>
                              <wps:spPr>
                                <a:xfrm>
                                  <a:off x="90000" y="0"/>
                                  <a:ext cx="6781680" cy="10080"/>
                                </a:xfrm>
                                <a:custGeom>
                                  <a:avLst/>
                                  <a:gdLst>
                                    <a:gd name="textAreaLeft" fmla="*/ 0 w 3844800"/>
                                    <a:gd name="textAreaRight" fmla="*/ 3845160 w 3844800"/>
                                    <a:gd name="textAreaTop" fmla="*/ 0 h 5760"/>
                                    <a:gd name="textAreaBottom" fmla="*/ 6120 h 576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6781800" h="9525">
                                      <a:moveTo>
                                        <a:pt x="6781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6781800" y="9524"/>
                                      </a:lnTo>
                                      <a:lnTo>
                                        <a:pt x="6781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" style="position:absolute;margin-left:-0.25pt;margin-top:21.75pt;width:543.25pt;height:1.8pt" coordorigin="-5,435" coordsize="10865,36"/>
                  </w:pict>
                </mc:Fallback>
              </mc:AlternateContent>
            </w:r>
            <w:r>
              <w:rPr>
                <w:spacing w:val="-2"/>
                <w:sz w:val="20"/>
              </w:rPr>
              <w:t>SV.TAINTED.DEREF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2" w:space="0" w:color="EDEDED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SV.TAINTED. DEREF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2" w:space="0" w:color="EDEDED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112"/>
              <w:rPr>
                <w:sz w:val="20"/>
              </w:rPr>
            </w:pPr>
            <w:r>
              <w:rPr>
                <w:sz w:val="20"/>
              </w:rPr>
              <w:t>Dereference Of An Unvalidated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Pointer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2" w:space="0" w:color="EDEDED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2" w:space="0" w:color="EDEDED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2" w:space="0" w:color="EDEDED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13"/>
          <w:headerReference w:type="first" r:id="rId14"/>
          <w:footerReference w:type="default" r:id="rId15"/>
          <w:footerReference w:type="first" r:id="rId16"/>
          <w:type w:val="nextPage"/>
          <w:pgSz w:w="12240" w:h="15840"/>
          <w:pgMar w:left="360" w:right="360" w:gutter="0" w:header="278" w:top="1220" w:footer="1194" w:bottom="1380"/>
          <w:pgNumType w:fmt="decimal"/>
          <w:formProt w:val="false"/>
          <w:textDirection w:val="lrTb"/>
          <w:docGrid w:type="default" w:linePitch="100" w:charSpace="4096"/>
        </w:sectPr>
      </w:pPr>
    </w:p>
    <w:tbl>
      <w:tblPr>
        <w:tblW w:w="10856" w:type="dxa"/>
        <w:jc w:val="left"/>
        <w:tblInd w:w="35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1556"/>
        <w:gridCol w:w="2981"/>
        <w:gridCol w:w="994"/>
        <w:gridCol w:w="1273"/>
        <w:gridCol w:w="1247"/>
      </w:tblGrid>
      <w:tr>
        <w:trPr>
          <w:trHeight w:val="426" w:hRule="atLeast"/>
        </w:trPr>
        <w:tc>
          <w:tcPr>
            <w:tcW w:w="280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Rule</w:t>
            </w:r>
          </w:p>
        </w:tc>
        <w:tc>
          <w:tcPr>
            <w:tcW w:w="155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Checker</w:t>
            </w:r>
          </w:p>
        </w:tc>
        <w:tc>
          <w:tcPr>
            <w:tcW w:w="298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99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Enabled</w:t>
            </w:r>
          </w:p>
        </w:tc>
        <w:tc>
          <w:tcPr>
            <w:tcW w:w="127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Violations</w:t>
            </w:r>
          </w:p>
        </w:tc>
        <w:tc>
          <w:tcPr>
            <w:tcW w:w="124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Deviations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SV.TAINTED.CALL.LOOP_ BOUND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SV.TAINTED. CALL.LOOP_ BOUND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Unvalidated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Integer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 Loop Condition through a Function Call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SV.TAINTED.CALL.INDEX_ ACCESS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5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SV.TAINTED. CALL.INDEX_ ACCESS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Unvalidated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Integer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as Array Index by Function Call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07" w:right="17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SV.TAINTED.CALL.GLOBA </w:t>
            </w:r>
            <w:r>
              <w:rPr>
                <w:spacing w:val="-10"/>
                <w:sz w:val="20"/>
              </w:rPr>
              <w:t>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9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SV.TAINTED. CALL.GLOBA </w:t>
            </w:r>
            <w:r>
              <w:rPr>
                <w:spacing w:val="-10"/>
                <w:sz w:val="20"/>
              </w:rPr>
              <w:t>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20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Unvalidated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Integer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 an Assignment Operation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SV.TAINTED.CALL.DEREF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SV.TAINTED. CALL.DEREF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112"/>
              <w:rPr>
                <w:sz w:val="20"/>
              </w:rPr>
            </w:pPr>
            <w:r>
              <w:rPr>
                <w:sz w:val="20"/>
              </w:rPr>
              <w:t>Dereference Of An Unvalidated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Pointer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SV.TAINTED.CALL.BINOP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SV.TAINTED. CALL.BINOP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Unvalidated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Integer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 Binary Operation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SV.TAINTED.BINOP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SV.TAINTED. BINOP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Unvalidated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Integer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 Binary Operation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SV.TAINTED.ALLOC_SIZE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SV.TAINTED. ALLOC_SIZE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Unvalidated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Integer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 Memory Allocation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SV.STR_PAR.UNDESIRED</w:t>
            </w:r>
          </w:p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_STRING_PARAMETER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3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SV.STR_PAR. UNDESIRED_ STRING_PAR AMETER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Undesired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Path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SV.STRBO.UNBOUND_SP RINTF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9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SV.STRBO.U NBOUND_SP RINTF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Buffer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Overflow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Unbound </w:t>
            </w:r>
            <w:r>
              <w:rPr>
                <w:spacing w:val="-2"/>
                <w:sz w:val="20"/>
              </w:rPr>
              <w:t>sprintf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8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SV.STRBO.UNBOUND_CO </w:t>
            </w:r>
            <w:r>
              <w:rPr>
                <w:spacing w:val="-6"/>
                <w:sz w:val="20"/>
              </w:rPr>
              <w:t>PY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SV.STRBO.U NBOUND_CO </w:t>
            </w:r>
            <w:r>
              <w:rPr>
                <w:spacing w:val="-6"/>
                <w:sz w:val="20"/>
              </w:rPr>
              <w:t>PY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Buffer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Overflow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Unbound String Copy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07" w:right="17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SV.STRBO.BOUND_SPRIN </w:t>
            </w:r>
            <w:r>
              <w:rPr>
                <w:spacing w:val="-6"/>
                <w:sz w:val="20"/>
              </w:rPr>
              <w:t>TF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SV.STRBO.B OUND_SPRIN </w:t>
            </w:r>
            <w:r>
              <w:rPr>
                <w:spacing w:val="-6"/>
                <w:sz w:val="20"/>
              </w:rPr>
              <w:t>TF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206"/>
              <w:rPr>
                <w:sz w:val="20"/>
              </w:rPr>
            </w:pPr>
            <w:r>
              <w:rPr>
                <w:sz w:val="20"/>
              </w:rPr>
              <w:t>Buffer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Overflow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Bound </w:t>
            </w:r>
            <w:r>
              <w:rPr>
                <w:spacing w:val="-2"/>
                <w:sz w:val="20"/>
              </w:rPr>
              <w:t>sprintf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SV.STRBO.BOUND_COPY. UNTERM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SV.STRBO.B OUND_COPY. UNTERM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Possible Buffer Overflow in Following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SV.STRBO.BOUND_COPY. OVERFLOW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SV.STRBO.B OUND_COPY. OVERFLOW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206"/>
              <w:rPr>
                <w:sz w:val="20"/>
              </w:rPr>
            </w:pPr>
            <w:r>
              <w:rPr>
                <w:sz w:val="20"/>
              </w:rPr>
              <w:t>Buffer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Overflow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Bound String Copy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SV.SIP.VAR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SV.SIP.VAR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Insecure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 Dangerous 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SV.SIP.CONST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0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SV.SIP.CONS </w:t>
            </w:r>
            <w:r>
              <w:rPr>
                <w:spacing w:val="-10"/>
                <w:sz w:val="20"/>
              </w:rPr>
              <w:t>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Insecure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Macro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 Dangerous 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SV.RVT.RETVAL_NOTTES </w:t>
            </w:r>
            <w:r>
              <w:rPr>
                <w:spacing w:val="-4"/>
                <w:sz w:val="20"/>
              </w:rPr>
              <w:t>TED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2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SV.RVT.RETV AL_NOTTEST </w:t>
            </w:r>
            <w:r>
              <w:rPr>
                <w:spacing w:val="-6"/>
                <w:sz w:val="20"/>
              </w:rPr>
              <w:t>ED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Ignored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68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SV.PIPE.VAR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SV.PIPE.VAR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Potential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pipe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hijacking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SV.PIPE.CONST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SV.PIPE.CON </w:t>
            </w:r>
            <w:r>
              <w:rPr>
                <w:spacing w:val="-6"/>
                <w:sz w:val="20"/>
              </w:rPr>
              <w:t>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Potential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pipe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hijacking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SV.PCC.MODIFIED_BEFOR E_CREATE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SV.PCC.MODI FIED_BEFOR E_CREATE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Modification of Temporary File Name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CreateFile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89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SV.PCC.MISSING_TEMP_F ILENAME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2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SV.PCC.MISS ING_TEMP_FI LENAME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Missing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Temporary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Name in Call to CreateFile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w="2804" w:type="dxa"/>
            <w:tcBorders>
              <w:top w:val="single" w:sz="4" w:space="0" w:color="000000"/>
              <w:bottom w:val="single" w:sz="6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2" w:right="119"/>
              <w:rPr>
                <w:sz w:val="20"/>
              </w:rPr>
            </w:pPr>
            <w:r>
              <w:rPr>
                <w:spacing w:val="-2"/>
                <w:sz w:val="20"/>
              </w:rPr>
              <w:t>SV.PCC.MISSING_TEMP_C ALLS.MUST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SV.PCC.MISS ING_TEMP_C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Missing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Secure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Temporary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File Names in Call to CreateFile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6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type w:val="continuous"/>
          <w:pgSz w:w="12240" w:h="15840"/>
          <w:pgMar w:left="360" w:right="360" w:gutter="0" w:header="278" w:top="1220" w:footer="1194" w:bottom="1380"/>
          <w:formProt w:val="false"/>
          <w:textDirection w:val="lrTb"/>
          <w:docGrid w:type="default" w:linePitch="100" w:charSpace="4096"/>
        </w:sectPr>
      </w:pPr>
    </w:p>
    <w:tbl>
      <w:tblPr>
        <w:tblW w:w="10836" w:type="dxa"/>
        <w:jc w:val="left"/>
        <w:tblInd w:w="35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1556"/>
        <w:gridCol w:w="2981"/>
        <w:gridCol w:w="994"/>
        <w:gridCol w:w="1273"/>
        <w:gridCol w:w="1227"/>
      </w:tblGrid>
      <w:tr>
        <w:trPr>
          <w:trHeight w:val="426" w:hRule="atLeast"/>
        </w:trPr>
        <w:tc>
          <w:tcPr>
            <w:tcW w:w="280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Rule</w:t>
            </w:r>
          </w:p>
        </w:tc>
        <w:tc>
          <w:tcPr>
            <w:tcW w:w="155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Checker</w:t>
            </w:r>
          </w:p>
        </w:tc>
        <w:tc>
          <w:tcPr>
            <w:tcW w:w="298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99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Enabled</w:t>
            </w:r>
          </w:p>
        </w:tc>
        <w:tc>
          <w:tcPr>
            <w:tcW w:w="127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Violations</w:t>
            </w:r>
          </w:p>
        </w:tc>
        <w:tc>
          <w:tcPr>
            <w:tcW w:w="122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Deviations</w:t>
            </w:r>
          </w:p>
        </w:tc>
      </w:tr>
      <w:tr>
        <w:trPr>
          <w:trHeight w:val="23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1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ALLS.MUST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SV.PCC.INVALID_TEMP_P </w:t>
            </w:r>
            <w:r>
              <w:rPr>
                <w:spacing w:val="-4"/>
                <w:sz w:val="20"/>
              </w:rPr>
              <w:t>ATH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6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SV.PCC.INVA LID_TEMP_P </w:t>
            </w:r>
            <w:r>
              <w:rPr>
                <w:spacing w:val="-4"/>
                <w:sz w:val="20"/>
              </w:rPr>
              <w:t>ATH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60"/>
              <w:rPr>
                <w:sz w:val="20"/>
              </w:rPr>
            </w:pPr>
            <w:r>
              <w:rPr>
                <w:sz w:val="20"/>
              </w:rPr>
              <w:t>Insecure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Temporary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Name in Call to CreateFile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SV.PCC.CONST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SV.PCC.CON </w:t>
            </w:r>
            <w:r>
              <w:rPr>
                <w:spacing w:val="-6"/>
                <w:sz w:val="20"/>
              </w:rPr>
              <w:t>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22"/>
              <w:rPr>
                <w:sz w:val="20"/>
              </w:rPr>
            </w:pPr>
            <w:r>
              <w:rPr>
                <w:sz w:val="20"/>
              </w:rPr>
              <w:t>Insecure (Constant)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Temporary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CreateFile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SV.LPP.VAR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SV.LPP.VAR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Insecure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 Dangerous 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SV.LPP.CONST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0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SV.LPP.CONS </w:t>
            </w:r>
            <w:r>
              <w:rPr>
                <w:spacing w:val="-10"/>
                <w:sz w:val="20"/>
              </w:rPr>
              <w:t>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Insecure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Macro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 Dangerous 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15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17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SV.INCORRECT_RESOUR CE_HANDLING.WRONG_S TATUS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7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SV.INCORRE CT_RESOUR CE_HANDLIN G.WRONG_S TATUS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Insecure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Resource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SV.INCORRECT_RESOUR CE_HANDLING.URH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7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SV.INCORRE CT_RESOUR CE_HANDLIN G.URH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Insecure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Resource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SV.FMT_STR.UNKWN_FO RMAT.SCAN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3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SV.FMT_STR. UNKWN_FOR MAT.SCAN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Unknown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format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specifier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 scan function call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SV.FMT_STR.UNKWN_FO </w:t>
            </w:r>
            <w:r>
              <w:rPr>
                <w:spacing w:val="-4"/>
                <w:sz w:val="20"/>
              </w:rPr>
              <w:t>RMAT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4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SV.FMT_STR. UNKWN_FOR </w:t>
            </w:r>
            <w:r>
              <w:rPr>
                <w:spacing w:val="-4"/>
                <w:sz w:val="20"/>
              </w:rPr>
              <w:t>MAT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Unknown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format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specifier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 print function call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SV.FMT_STR.SCAN_PARA MS_WRONGNUM.MANY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SV.FMT_STR. SCAN_PARA MS_WRONG NUM.MANY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arguments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scan function call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SV.FMT_STR.SCAN_PARA MS_WRONGNUM.FEW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SV.FMT_STR. SCAN_PARA MS_WRONG NUM.FEW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Too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arguments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scan function call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SV.FMT_STR.SCAN_IMPR OP_LENGTH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1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SV.FMT_STR. SCAN_IMPRO P_LENGTH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60"/>
              <w:rPr>
                <w:sz w:val="20"/>
              </w:rPr>
            </w:pPr>
            <w:r>
              <w:rPr>
                <w:sz w:val="20"/>
              </w:rPr>
              <w:t>Improper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length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modifier in a scan function call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115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07" w:right="13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SV.FMT_STR.SCAN_FORM AT_MISMATCH.UNDESIRE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1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SV.FMT_STR. SCAN_FORM AT_MISMATC H.UNDESIRE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Unexpected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scan function parameter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SV.FMT_STR.SCAN_FORM AT_MISMATCH.BAD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3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SV.FMT_STR. SCAN_FORM AT_MISMATC H.BAD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Incompatible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scan function parameter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SV.FMT_STR.PRINT_PARA MS_WRONGNUM.MANY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SV.FMT_STR. PRINT_PARA MS_WRONG NUM.MANY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Too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arguments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print function call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944" w:hRule="atLeast"/>
        </w:trPr>
        <w:tc>
          <w:tcPr>
            <w:tcW w:w="2804" w:type="dxa"/>
            <w:tcBorders>
              <w:top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mc:AlternateContent>
                <mc:Choice Requires="wpg">
                  <w:drawing>
                    <wp:anchor behindDoc="0" distT="0" distB="0" distL="0" distR="0" simplePos="0" locked="0" layoutInCell="1" allowOverlap="1" relativeHeight="238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587375</wp:posOffset>
                      </wp:positionV>
                      <wp:extent cx="6899275" cy="6350"/>
                      <wp:effectExtent l="3810" t="3810" r="3810" b="635"/>
                      <wp:wrapNone/>
                      <wp:docPr id="31" name="Group 1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99400" cy="6480"/>
                                <a:chOff x="0" y="0"/>
                                <a:chExt cx="6899400" cy="6480"/>
                              </a:xfrm>
                            </wpg:grpSpPr>
                            <wps:wsp>
                              <wps:cNvPr id="32" name="Graphic 18"/>
                              <wps:cNvSpPr/>
                              <wps:spPr>
                                <a:xfrm>
                                  <a:off x="3240" y="0"/>
                                  <a:ext cx="1779840" cy="6480"/>
                                </a:xfrm>
                                <a:custGeom>
                                  <a:avLst/>
                                  <a:gdLst>
                                    <a:gd name="textAreaLeft" fmla="*/ 0 w 1009080"/>
                                    <a:gd name="textAreaRight" fmla="*/ 1009440 w 1009080"/>
                                    <a:gd name="textAreaTop" fmla="*/ 0 h 3600"/>
                                    <a:gd name="textAreaBottom" fmla="*/ 3960 h 36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780539" h="3175">
                                      <a:moveTo>
                                        <a:pt x="17805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75"/>
                                      </a:lnTo>
                                      <a:lnTo>
                                        <a:pt x="1780539" y="3175"/>
                                      </a:lnTo>
                                      <a:lnTo>
                                        <a:pt x="17805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3" name="Graphic 19"/>
                              <wps:cNvSpPr/>
                              <wps:spPr>
                                <a:xfrm>
                                  <a:off x="0" y="0"/>
                                  <a:ext cx="1786320" cy="1800"/>
                                </a:xfrm>
                                <a:custGeom>
                                  <a:avLst/>
                                  <a:gdLst>
                                    <a:gd name="textAreaLeft" fmla="*/ 0 w 1012680"/>
                                    <a:gd name="textAreaRight" fmla="*/ 1013040 w 1012680"/>
                                    <a:gd name="textAreaTop" fmla="*/ 0 h 1080"/>
                                    <a:gd name="textAreaBottom" fmla="*/ 1440 h 108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786889" h="0">
                                      <a:moveTo>
                                        <a:pt x="0" y="0"/>
                                      </a:moveTo>
                                      <a:lnTo>
                                        <a:pt x="1786889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4" name="Graphic 20"/>
                              <wps:cNvSpPr/>
                              <wps:spPr>
                                <a:xfrm>
                                  <a:off x="1783800" y="0"/>
                                  <a:ext cx="987480" cy="6480"/>
                                </a:xfrm>
                                <a:custGeom>
                                  <a:avLst/>
                                  <a:gdLst>
                                    <a:gd name="textAreaLeft" fmla="*/ 0 w 559800"/>
                                    <a:gd name="textAreaRight" fmla="*/ 560160 w 559800"/>
                                    <a:gd name="textAreaTop" fmla="*/ 0 h 3600"/>
                                    <a:gd name="textAreaBottom" fmla="*/ 3960 h 36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988060" h="3175">
                                      <a:moveTo>
                                        <a:pt x="9880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75"/>
                                      </a:lnTo>
                                      <a:lnTo>
                                        <a:pt x="988060" y="3175"/>
                                      </a:lnTo>
                                      <a:lnTo>
                                        <a:pt x="9880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5" name="Graphic 21"/>
                              <wps:cNvSpPr/>
                              <wps:spPr>
                                <a:xfrm>
                                  <a:off x="1783800" y="0"/>
                                  <a:ext cx="990720" cy="1800"/>
                                </a:xfrm>
                                <a:custGeom>
                                  <a:avLst/>
                                  <a:gdLst>
                                    <a:gd name="textAreaLeft" fmla="*/ 0 w 561600"/>
                                    <a:gd name="textAreaRight" fmla="*/ 561960 w 561600"/>
                                    <a:gd name="textAreaTop" fmla="*/ 0 h 1080"/>
                                    <a:gd name="textAreaBottom" fmla="*/ 1440 h 108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991235" h="0">
                                      <a:moveTo>
                                        <a:pt x="0" y="0"/>
                                      </a:moveTo>
                                      <a:lnTo>
                                        <a:pt x="99123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6" name="Graphic 22"/>
                              <wps:cNvSpPr/>
                              <wps:spPr>
                                <a:xfrm>
                                  <a:off x="2771640" y="0"/>
                                  <a:ext cx="1892880" cy="6480"/>
                                </a:xfrm>
                                <a:custGeom>
                                  <a:avLst/>
                                  <a:gdLst>
                                    <a:gd name="textAreaLeft" fmla="*/ 0 w 1073160"/>
                                    <a:gd name="textAreaRight" fmla="*/ 1073520 w 1073160"/>
                                    <a:gd name="textAreaTop" fmla="*/ 0 h 3600"/>
                                    <a:gd name="textAreaBottom" fmla="*/ 3960 h 36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892935" h="3175">
                                      <a:moveTo>
                                        <a:pt x="189293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75"/>
                                      </a:lnTo>
                                      <a:lnTo>
                                        <a:pt x="1892935" y="3175"/>
                                      </a:lnTo>
                                      <a:lnTo>
                                        <a:pt x="18929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7" name="Graphic 23"/>
                              <wps:cNvSpPr/>
                              <wps:spPr>
                                <a:xfrm>
                                  <a:off x="2771640" y="0"/>
                                  <a:ext cx="1896120" cy="1800"/>
                                </a:xfrm>
                                <a:custGeom>
                                  <a:avLst/>
                                  <a:gdLst>
                                    <a:gd name="textAreaLeft" fmla="*/ 0 w 1074960"/>
                                    <a:gd name="textAreaRight" fmla="*/ 1075320 w 1074960"/>
                                    <a:gd name="textAreaTop" fmla="*/ 0 h 1080"/>
                                    <a:gd name="textAreaBottom" fmla="*/ 1440 h 108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896110" h="0">
                                      <a:moveTo>
                                        <a:pt x="0" y="0"/>
                                      </a:moveTo>
                                      <a:lnTo>
                                        <a:pt x="189611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8" name="Graphic 24"/>
                              <wps:cNvSpPr/>
                              <wps:spPr>
                                <a:xfrm>
                                  <a:off x="4665240" y="0"/>
                                  <a:ext cx="630720" cy="6480"/>
                                </a:xfrm>
                                <a:custGeom>
                                  <a:avLst/>
                                  <a:gdLst>
                                    <a:gd name="textAreaLeft" fmla="*/ 0 w 357480"/>
                                    <a:gd name="textAreaRight" fmla="*/ 357840 w 357480"/>
                                    <a:gd name="textAreaTop" fmla="*/ 0 h 3600"/>
                                    <a:gd name="textAreaBottom" fmla="*/ 3960 h 36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631190" h="3175">
                                      <a:moveTo>
                                        <a:pt x="63118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75"/>
                                      </a:lnTo>
                                      <a:lnTo>
                                        <a:pt x="631189" y="3175"/>
                                      </a:lnTo>
                                      <a:lnTo>
                                        <a:pt x="6311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9" name="Graphic 25"/>
                              <wps:cNvSpPr/>
                              <wps:spPr>
                                <a:xfrm>
                                  <a:off x="4665240" y="0"/>
                                  <a:ext cx="633600" cy="1800"/>
                                </a:xfrm>
                                <a:custGeom>
                                  <a:avLst/>
                                  <a:gdLst>
                                    <a:gd name="textAreaLeft" fmla="*/ 0 w 359280"/>
                                    <a:gd name="textAreaRight" fmla="*/ 359640 w 359280"/>
                                    <a:gd name="textAreaTop" fmla="*/ 0 h 1080"/>
                                    <a:gd name="textAreaBottom" fmla="*/ 1440 h 108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634365" h="0">
                                      <a:moveTo>
                                        <a:pt x="0" y="0"/>
                                      </a:moveTo>
                                      <a:lnTo>
                                        <a:pt x="63436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40" name="Graphic 26"/>
                              <wps:cNvSpPr/>
                              <wps:spPr>
                                <a:xfrm>
                                  <a:off x="5296680" y="0"/>
                                  <a:ext cx="807840" cy="6480"/>
                                </a:xfrm>
                                <a:custGeom>
                                  <a:avLst/>
                                  <a:gdLst>
                                    <a:gd name="textAreaLeft" fmla="*/ 0 w 457920"/>
                                    <a:gd name="textAreaRight" fmla="*/ 458280 w 457920"/>
                                    <a:gd name="textAreaTop" fmla="*/ 0 h 3600"/>
                                    <a:gd name="textAreaBottom" fmla="*/ 3960 h 36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808355" h="3175">
                                      <a:moveTo>
                                        <a:pt x="8083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75"/>
                                      </a:lnTo>
                                      <a:lnTo>
                                        <a:pt x="808354" y="3175"/>
                                      </a:lnTo>
                                      <a:lnTo>
                                        <a:pt x="8083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41" name="Graphic 27"/>
                              <wps:cNvSpPr/>
                              <wps:spPr>
                                <a:xfrm>
                                  <a:off x="5296680" y="0"/>
                                  <a:ext cx="810720" cy="1800"/>
                                </a:xfrm>
                                <a:custGeom>
                                  <a:avLst/>
                                  <a:gdLst>
                                    <a:gd name="textAreaLeft" fmla="*/ 0 w 459720"/>
                                    <a:gd name="textAreaRight" fmla="*/ 460080 w 459720"/>
                                    <a:gd name="textAreaTop" fmla="*/ 0 h 1080"/>
                                    <a:gd name="textAreaBottom" fmla="*/ 1440 h 108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811530" h="0">
                                      <a:moveTo>
                                        <a:pt x="0" y="0"/>
                                      </a:moveTo>
                                      <a:lnTo>
                                        <a:pt x="811529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42" name="Graphic 28"/>
                              <wps:cNvSpPr/>
                              <wps:spPr>
                                <a:xfrm>
                                  <a:off x="6104880" y="0"/>
                                  <a:ext cx="791280" cy="6480"/>
                                </a:xfrm>
                                <a:custGeom>
                                  <a:avLst/>
                                  <a:gdLst>
                                    <a:gd name="textAreaLeft" fmla="*/ 0 w 448560"/>
                                    <a:gd name="textAreaRight" fmla="*/ 448920 w 448560"/>
                                    <a:gd name="textAreaTop" fmla="*/ 0 h 3600"/>
                                    <a:gd name="textAreaBottom" fmla="*/ 3960 h 36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791845" h="3175">
                                      <a:moveTo>
                                        <a:pt x="79184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75"/>
                                      </a:lnTo>
                                      <a:lnTo>
                                        <a:pt x="791845" y="3175"/>
                                      </a:lnTo>
                                      <a:lnTo>
                                        <a:pt x="7918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43" name="Graphic 29"/>
                              <wps:cNvSpPr/>
                              <wps:spPr>
                                <a:xfrm>
                                  <a:off x="6101640" y="0"/>
                                  <a:ext cx="797400" cy="1800"/>
                                </a:xfrm>
                                <a:custGeom>
                                  <a:avLst/>
                                  <a:gdLst>
                                    <a:gd name="textAreaLeft" fmla="*/ 0 w 452160"/>
                                    <a:gd name="textAreaRight" fmla="*/ 452520 w 452160"/>
                                    <a:gd name="textAreaTop" fmla="*/ 0 h 1080"/>
                                    <a:gd name="textAreaBottom" fmla="*/ 1440 h 108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798195" h="0">
                                      <a:moveTo>
                                        <a:pt x="0" y="0"/>
                                      </a:moveTo>
                                      <a:lnTo>
                                        <a:pt x="79819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" style="position:absolute;margin-left:-0.25pt;margin-top:46.25pt;width:543.25pt;height:0.5pt" coordorigin="-5,925" coordsize="10865,10"/>
                  </w:pict>
                </mc:Fallback>
              </mc:AlternateContent>
            </w:r>
            <w:r>
              <w:rPr>
                <w:spacing w:val="-2"/>
                <w:sz w:val="20"/>
              </w:rPr>
              <w:t>SV.FMT_STR.PRINT_PARA MS_WRONGNUM.FEW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SV.FMT_STR. PRINT_PARA MS_WRONG NUM.FEW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Too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arguments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print function call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</w:tbl>
    <w:p>
      <w:pPr>
        <w:sectPr>
          <w:type w:val="continuous"/>
          <w:pgSz w:w="12240" w:h="15840"/>
          <w:pgMar w:left="360" w:right="360" w:gutter="0" w:header="278" w:top="1220" w:footer="1194" w:bottom="1380"/>
          <w:formProt w:val="false"/>
          <w:textDirection w:val="lrTb"/>
          <w:docGrid w:type="default" w:linePitch="100" w:charSpace="4096"/>
        </w:sectPr>
      </w:pPr>
    </w:p>
    <w:tbl>
      <w:tblPr>
        <w:tblW w:w="10856" w:type="dxa"/>
        <w:jc w:val="left"/>
        <w:tblInd w:w="35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1556"/>
        <w:gridCol w:w="2981"/>
        <w:gridCol w:w="994"/>
        <w:gridCol w:w="1273"/>
        <w:gridCol w:w="1247"/>
      </w:tblGrid>
      <w:tr>
        <w:trPr>
          <w:trHeight w:val="426" w:hRule="atLeast"/>
        </w:trPr>
        <w:tc>
          <w:tcPr>
            <w:tcW w:w="280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Rule</w:t>
            </w:r>
          </w:p>
        </w:tc>
        <w:tc>
          <w:tcPr>
            <w:tcW w:w="155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Checker</w:t>
            </w:r>
          </w:p>
        </w:tc>
        <w:tc>
          <w:tcPr>
            <w:tcW w:w="298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99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Enabled</w:t>
            </w:r>
          </w:p>
        </w:tc>
        <w:tc>
          <w:tcPr>
            <w:tcW w:w="127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Violations</w:t>
            </w:r>
          </w:p>
        </w:tc>
        <w:tc>
          <w:tcPr>
            <w:tcW w:w="124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Deviations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SV.FMT_STR.PRINT_IMPR OP_LENGTH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SV.FMT_STR. PRINT_IMPR OP_LENGTH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95"/>
              <w:rPr>
                <w:sz w:val="20"/>
              </w:rPr>
            </w:pPr>
            <w:r>
              <w:rPr>
                <w:sz w:val="20"/>
              </w:rPr>
              <w:t>Improper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length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modifier in a print function call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115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SV.FMT_STR.PRINT_FOR MAT_MISMATCH.UNDESIR </w:t>
            </w:r>
            <w:r>
              <w:rPr>
                <w:spacing w:val="-6"/>
                <w:sz w:val="20"/>
              </w:rPr>
              <w:t>ED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2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SV.FMT_STR. PRINT_FORM AT_MISMATC H.UNDESIRE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Unexpected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print function parameter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SV.FMT_STR.PRINT_FOR MAT_MISMATCH.BAD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4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SV.FMT_STR. PRINT_FORM AT_MISMATC H.BAD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Incompatible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print function parameter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SV.FMT_STR.BAD_SCAN_ FORMAT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2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SV.FMT_STR. BAD_SCAN_F ORMAT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Input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specifier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SV.FMTSTR.GENERIC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SV.FMTSTR. GENERIC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Format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Vulnerability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SV.FIU.PROCESS_VARIAN </w:t>
            </w:r>
            <w:r>
              <w:rPr>
                <w:spacing w:val="-6"/>
                <w:sz w:val="20"/>
              </w:rPr>
              <w:t>TS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5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SV.FIU.PROC ESS_VARIAN </w:t>
            </w:r>
            <w:r>
              <w:rPr>
                <w:spacing w:val="-6"/>
                <w:sz w:val="20"/>
              </w:rPr>
              <w:t>TS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Dangerous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Process </w:t>
            </w:r>
            <w:r>
              <w:rPr>
                <w:spacing w:val="-2"/>
                <w:sz w:val="20"/>
              </w:rPr>
              <w:t>Creation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SV.DLLPRELOAD.SEARCH </w:t>
            </w:r>
            <w:r>
              <w:rPr>
                <w:spacing w:val="-4"/>
                <w:sz w:val="20"/>
              </w:rPr>
              <w:t>PATH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SV.DLLPREL OAD.SEARCH </w:t>
            </w:r>
            <w:r>
              <w:rPr>
                <w:spacing w:val="-4"/>
                <w:sz w:val="20"/>
              </w:rPr>
              <w:t>PATH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SearchPath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find </w:t>
            </w:r>
            <w:r>
              <w:rPr>
                <w:spacing w:val="-4"/>
                <w:sz w:val="20"/>
              </w:rPr>
              <w:t>DLLs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SV.DLLPRELOAD.NONABS OLUTE.EXE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SV.DLLPREL OAD.NONABS OLUTE.EXE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Potential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injection </w:t>
            </w:r>
            <w:r>
              <w:rPr>
                <w:spacing w:val="-2"/>
                <w:sz w:val="20"/>
              </w:rPr>
              <w:t>vector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SV.DLLPRELOAD.NONABS OLUTE.DLL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SV.DLLPREL OAD.NONABS OLUTE.DLL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Potential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DLL-preload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hijack </w:t>
            </w:r>
            <w:r>
              <w:rPr>
                <w:spacing w:val="-2"/>
                <w:sz w:val="20"/>
              </w:rPr>
              <w:t>vector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SV.CODE_INJECTION.SHE LL_EXEC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0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SV.CODE_INJ ECTION.SHEL L_EXEC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Command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Injection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Shell </w:t>
            </w:r>
            <w:r>
              <w:rPr>
                <w:spacing w:val="-2"/>
                <w:sz w:val="20"/>
              </w:rPr>
              <w:t>Execution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SV.BRM.HKEY_LOCAL_MA CHINE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SV.BRM.HKE Y_LOCAL_MA CHINE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HKEY_LOCAL_MACHINE</w:t>
            </w:r>
          </w:p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Used as 'hkey' Parameter for Registry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Manipulation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SV.BFC.USING_STRUCT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SV.BFC.USIN G_STRUCT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z w:val="20"/>
              </w:rPr>
              <w:t>Use of INADDR_ANY in sin_addr.s_addr field of struct sockaddr_in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 Call to bind Function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SV.BANNED.REQUIRED.S PRINTF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9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SV.BANNED. REQUIRED.S PRINTF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298"/>
              <w:rPr>
                <w:sz w:val="20"/>
              </w:rPr>
            </w:pPr>
            <w:r>
              <w:rPr>
                <w:sz w:val="20"/>
              </w:rPr>
              <w:t>Banned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API: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unsafe sprintf-type 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SV.BANNED.REQUIRED.IS </w:t>
            </w:r>
            <w:r>
              <w:rPr>
                <w:spacing w:val="-4"/>
                <w:sz w:val="20"/>
              </w:rPr>
              <w:t>BAD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SV.BANNED. REQUIRED.IS </w:t>
            </w:r>
            <w:r>
              <w:rPr>
                <w:spacing w:val="-4"/>
                <w:sz w:val="20"/>
              </w:rPr>
              <w:t>BAD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Banned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API: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IsBad-type 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SV.BANNED.REQUIRED.G </w:t>
            </w:r>
            <w:r>
              <w:rPr>
                <w:spacing w:val="-4"/>
                <w:sz w:val="20"/>
              </w:rPr>
              <w:t>ETS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7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SV.BANNED. REQUIRED.G </w:t>
            </w:r>
            <w:r>
              <w:rPr>
                <w:spacing w:val="-4"/>
                <w:sz w:val="20"/>
              </w:rPr>
              <w:t>ETS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Banned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API: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unsafe stream reading 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SV.BANNED.REQUIRED.C </w:t>
            </w:r>
            <w:r>
              <w:rPr>
                <w:spacing w:val="-4"/>
                <w:sz w:val="20"/>
              </w:rPr>
              <w:t>OPY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8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SV.BANNED. REQUIRED.C </w:t>
            </w:r>
            <w:r>
              <w:rPr>
                <w:spacing w:val="-4"/>
                <w:sz w:val="20"/>
              </w:rPr>
              <w:t>OPY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Banned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API: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unsafe buffer copy 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82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thickThinMediumGap" w:sz="2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SV.BANNED.REQUIRED.C ONCAT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thickThinMediumGap" w:sz="2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8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SV.BANNED. REQUIRED.C ONCAT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thickThinMediumGap" w:sz="2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Banned required API: unsafe string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concatenation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thickThinMediumGap" w:sz="2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thickThinMediumGap" w:sz="2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thickThinMediumGap" w:sz="2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type w:val="continuous"/>
          <w:pgSz w:w="12240" w:h="15840"/>
          <w:pgMar w:left="360" w:right="360" w:gutter="0" w:header="278" w:top="1220" w:footer="1194" w:bottom="1380"/>
          <w:formProt w:val="false"/>
          <w:textDirection w:val="lrTb"/>
          <w:docGrid w:type="default" w:linePitch="100" w:charSpace="4096"/>
        </w:sectPr>
      </w:pPr>
    </w:p>
    <w:tbl>
      <w:tblPr>
        <w:tblW w:w="10856" w:type="dxa"/>
        <w:jc w:val="left"/>
        <w:tblInd w:w="35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1556"/>
        <w:gridCol w:w="2981"/>
        <w:gridCol w:w="994"/>
        <w:gridCol w:w="1273"/>
        <w:gridCol w:w="1247"/>
      </w:tblGrid>
      <w:tr>
        <w:trPr>
          <w:trHeight w:val="426" w:hRule="atLeast"/>
        </w:trPr>
        <w:tc>
          <w:tcPr>
            <w:tcW w:w="280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Rule</w:t>
            </w:r>
          </w:p>
        </w:tc>
        <w:tc>
          <w:tcPr>
            <w:tcW w:w="155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Checker</w:t>
            </w:r>
          </w:p>
        </w:tc>
        <w:tc>
          <w:tcPr>
            <w:tcW w:w="298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99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Enabled</w:t>
            </w:r>
          </w:p>
        </w:tc>
        <w:tc>
          <w:tcPr>
            <w:tcW w:w="127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Violations</w:t>
            </w:r>
          </w:p>
        </w:tc>
        <w:tc>
          <w:tcPr>
            <w:tcW w:w="124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Deviations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SV.BANNED.RECOMMEND ED.WINDOW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SV.BANNED. RECOMMEND ED.WINDOW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Banned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recommended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API: unsafe window 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SV.BANNED.RECOMMEND ED.TOKEN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05"/>
              <w:rPr>
                <w:sz w:val="20"/>
              </w:rPr>
            </w:pPr>
            <w:r>
              <w:rPr>
                <w:spacing w:val="-2"/>
                <w:sz w:val="20"/>
              </w:rPr>
              <w:t>SV.BANNED. RECOMMEND ED.TOKEN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Banned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recommended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API: unsafe string tokenizing </w:t>
            </w:r>
            <w:r>
              <w:rPr>
                <w:spacing w:val="-2"/>
                <w:sz w:val="20"/>
              </w:rPr>
              <w:t>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SV.BANNED.RECOMMEND ED.STRLEN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SV.BANNED. RECOMMEND ED.STRLEN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Banned recommended API: unsafe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length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SV.BANNED.RECOMMEND ED.SPRINTF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05"/>
              <w:rPr>
                <w:sz w:val="20"/>
              </w:rPr>
            </w:pPr>
            <w:r>
              <w:rPr>
                <w:spacing w:val="-2"/>
                <w:sz w:val="20"/>
              </w:rPr>
              <w:t>SV.BANNED. RECOMMEND ED.SPRINTF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Banned recommended API: unsafe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sprintf-type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SV.BANNED.RECOMMEND ED.SCANF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SV.BANNED. RECOMMEND ED.SCANF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Banned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recommended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API: unsafe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scanf-type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SV.BANNED.RECOMMEND ED.PATH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05"/>
              <w:rPr>
                <w:sz w:val="20"/>
              </w:rPr>
            </w:pPr>
            <w:r>
              <w:rPr>
                <w:spacing w:val="-2"/>
                <w:sz w:val="20"/>
              </w:rPr>
              <w:t>SV.BANNED. RECOMMEND ED.PATH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Banned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recommended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API: unsafe path name manipulation 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SV.BANNED.RECOMMEND ED.OEM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SV.BANNED. RECOMMEND ED.OEM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Banned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recommended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API: OEM character page conversion 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SV.BANNED.RECOMMEND ED.NUMERIC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05"/>
              <w:rPr>
                <w:sz w:val="20"/>
              </w:rPr>
            </w:pPr>
            <w:r>
              <w:rPr>
                <w:spacing w:val="-2"/>
                <w:sz w:val="20"/>
              </w:rPr>
              <w:t>SV.BANNED. RECOMMEND ED.NUMERIC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Banned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recommended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API: unsafe numeric conversion </w:t>
            </w:r>
            <w:r>
              <w:rPr>
                <w:spacing w:val="-2"/>
                <w:sz w:val="20"/>
              </w:rPr>
              <w:t>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SV.BANNED.RECOMMEND ED.ALLOCA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SV.BANNED. RECOMMEND ED.ALLOCA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Banned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recommended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API: stack allocation 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STRONG.TYPE.JOIN.ZERO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STRONG.TYP E.JOIN.ZERO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95"/>
              <w:rPr>
                <w:sz w:val="20"/>
              </w:rPr>
            </w:pPr>
            <w:r>
              <w:rPr>
                <w:sz w:val="20"/>
              </w:rPr>
              <w:t>Joining with binary operator does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respect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typing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8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STRONG.TYPE.JOIN.OTHE 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3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STRONG.TYP E.JOIN.OTHE 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Joining with binary operator does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respect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typing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STRONG.TYPE.JOIN.EQ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STRONG.TYP E.JOIN.EQ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95"/>
              <w:rPr>
                <w:sz w:val="20"/>
              </w:rPr>
            </w:pPr>
            <w:r>
              <w:rPr>
                <w:sz w:val="20"/>
              </w:rPr>
              <w:t>Joining with binary operator does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respect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typing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8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STRONG.TYPE.JOIN.CONS </w:t>
            </w:r>
            <w:r>
              <w:rPr>
                <w:spacing w:val="-10"/>
                <w:sz w:val="20"/>
              </w:rPr>
              <w:t>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3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STRONG.TYP E.JOIN.CONS </w:t>
            </w:r>
            <w:r>
              <w:rPr>
                <w:spacing w:val="-10"/>
                <w:sz w:val="20"/>
              </w:rPr>
              <w:t>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Joining with binary operator does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respect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typing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STRONG.TYPE.JOIN.CMP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STRONG.TYP E.JOIN.CMP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95"/>
              <w:rPr>
                <w:sz w:val="20"/>
              </w:rPr>
            </w:pPr>
            <w:r>
              <w:rPr>
                <w:sz w:val="20"/>
              </w:rPr>
              <w:t>Joining with binary operator does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respect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typing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STRONG.TYPE.EXTRACT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STRONG.TYP E.EXTRACT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Assignment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respect strong typing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STRONG.TYPE.ASSIGN.ZE </w:t>
            </w:r>
            <w:r>
              <w:rPr>
                <w:spacing w:val="-6"/>
                <w:sz w:val="20"/>
              </w:rPr>
              <w:t>RO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3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STRONG.TYP E.ASSIGN.ZE </w:t>
            </w:r>
            <w:r>
              <w:rPr>
                <w:spacing w:val="-6"/>
                <w:sz w:val="20"/>
              </w:rPr>
              <w:t>RO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Assignment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respect strong typing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STRONG.TYPE.ASSIGN.RE </w:t>
            </w:r>
            <w:r>
              <w:rPr>
                <w:spacing w:val="-4"/>
                <w:sz w:val="20"/>
              </w:rPr>
              <w:t>TURN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3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STRONG.TYP E.ASSIGN.RE </w:t>
            </w:r>
            <w:r>
              <w:rPr>
                <w:spacing w:val="-4"/>
                <w:sz w:val="20"/>
              </w:rPr>
              <w:t>TURN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Assignment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respect strong typing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07" w:right="8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STRONG.TYPE.ASSIGN.INI </w:t>
            </w:r>
            <w:r>
              <w:rPr>
                <w:spacing w:val="-10"/>
                <w:sz w:val="20"/>
              </w:rPr>
              <w:t>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3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STRONG.TYP E.ASSIGN.INI </w:t>
            </w:r>
            <w:r>
              <w:rPr>
                <w:spacing w:val="-10"/>
                <w:sz w:val="20"/>
              </w:rPr>
              <w:t>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Assignment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respect strong typing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STRONG.TYPE.ASSIGN.C </w:t>
            </w:r>
            <w:r>
              <w:rPr>
                <w:spacing w:val="-4"/>
                <w:sz w:val="20"/>
              </w:rPr>
              <w:t>ONST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3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STRONG.TYP E.ASSIGN.CO </w:t>
            </w:r>
            <w:r>
              <w:rPr>
                <w:spacing w:val="-4"/>
                <w:sz w:val="20"/>
              </w:rPr>
              <w:t>NST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Assignment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respect strong typing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4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6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195"/>
              <w:rPr>
                <w:sz w:val="20"/>
              </w:rPr>
            </w:pPr>
            <w:r>
              <w:rPr>
                <w:spacing w:val="-2"/>
                <w:sz w:val="20"/>
              </w:rPr>
              <w:t>STRONG.TYPE.ASSIGN.AR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195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STRONG.TYP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195"/>
              <w:ind w:left="110" w:right="0"/>
              <w:rPr>
                <w:sz w:val="20"/>
              </w:rPr>
            </w:pPr>
            <w:r>
              <w:rPr>
                <w:sz w:val="20"/>
              </w:rPr>
              <w:t>Assignment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respect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6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195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</w:tr>
    </w:tbl>
    <w:p>
      <w:pPr>
        <w:sectPr>
          <w:type w:val="continuous"/>
          <w:pgSz w:w="12240" w:h="15840"/>
          <w:pgMar w:left="360" w:right="360" w:gutter="0" w:header="278" w:top="1220" w:footer="1194" w:bottom="1380"/>
          <w:formProt w:val="false"/>
          <w:textDirection w:val="lrTb"/>
          <w:docGrid w:type="default" w:linePitch="100" w:charSpace="4096"/>
        </w:sectPr>
      </w:pPr>
    </w:p>
    <w:tbl>
      <w:tblPr>
        <w:tblW w:w="10856" w:type="dxa"/>
        <w:jc w:val="left"/>
        <w:tblInd w:w="35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1556"/>
        <w:gridCol w:w="2981"/>
        <w:gridCol w:w="994"/>
        <w:gridCol w:w="1273"/>
        <w:gridCol w:w="1247"/>
      </w:tblGrid>
      <w:tr>
        <w:trPr>
          <w:trHeight w:val="426" w:hRule="atLeast"/>
        </w:trPr>
        <w:tc>
          <w:tcPr>
            <w:tcW w:w="280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Rule</w:t>
            </w:r>
          </w:p>
        </w:tc>
        <w:tc>
          <w:tcPr>
            <w:tcW w:w="155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Checker</w:t>
            </w:r>
          </w:p>
        </w:tc>
        <w:tc>
          <w:tcPr>
            <w:tcW w:w="298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99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Enabled</w:t>
            </w:r>
          </w:p>
        </w:tc>
        <w:tc>
          <w:tcPr>
            <w:tcW w:w="127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Violations</w:t>
            </w:r>
          </w:p>
        </w:tc>
        <w:tc>
          <w:tcPr>
            <w:tcW w:w="124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Deviations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0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E.ASSIGN.AR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strong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typing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STRONG.TYPE.ASSIGN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STRONG.TYP E.ASSIGN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Assignment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respect strong typing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SPECTRE.VARIANT1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SPECTRE.VA RIANT1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Potential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exploit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speculative </w:t>
            </w:r>
            <w:r>
              <w:rPr>
                <w:spacing w:val="-2"/>
                <w:sz w:val="20"/>
              </w:rPr>
              <w:t>execution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68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SEMICOL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SEMICOL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Suspiciously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semicolon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RNPD.DEREF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RNPD.DEREF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Suspicious dereference of pointer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RNPD.CALL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RNPD.CALL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Suspicious dereference of pointer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before NULL check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RN.INDEX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RN.INDEX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Suspicious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index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before negative check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23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RH.LEAK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2"/>
                <w:sz w:val="20"/>
              </w:rPr>
              <w:t>RH.LEAK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z w:val="20"/>
              </w:rPr>
              <w:t>Resource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leak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RETVOID.IMPLICIT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RETVOID.IMP LICIT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Implicitly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returns void value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RETVOID.GEN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2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RETVOID.GE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Non-void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returns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void </w:t>
            </w: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RCA.HASH.SALT.EMPTY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RCA.HASH.S ALT.EMPTY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one-way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hash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 empty salt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5"/>
                <w:sz w:val="20"/>
              </w:rPr>
              <w:t>RCA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RCA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Risky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cryptographic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algorithm </w:t>
            </w:r>
            <w:r>
              <w:rPr>
                <w:spacing w:val="-4"/>
                <w:sz w:val="20"/>
              </w:rPr>
              <w:t>used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RABV.CHECK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RABV.CHECK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Suspicious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index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before boundary check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PRECISION.LOSS.CALL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PRECISION.L OSS.CALL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Loss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Precision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during function call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PRECISION.LOSS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PRECISION.L </w:t>
            </w:r>
            <w:r>
              <w:rPr>
                <w:spacing w:val="-4"/>
                <w:sz w:val="20"/>
              </w:rPr>
              <w:t>OSS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Loss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Precision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PORTING.VAR.EFFECTS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PORTING.VA R.EFFECTS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z w:val="20"/>
              </w:rPr>
              <w:t>Variable used twice in one expression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usage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 subject to side-effects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15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PORTING.UNSIGNEDCHA R.RELOP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PORTING.UN SIGNEDCHAR</w:t>
            </w:r>
          </w:p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.RELOP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10"/>
              <w:rPr>
                <w:sz w:val="20"/>
              </w:rPr>
            </w:pPr>
            <w:r>
              <w:rPr>
                <w:sz w:val="20"/>
              </w:rPr>
              <w:t>Relational operations used between explicitly signed/unsigned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char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char without signedness </w:t>
            </w:r>
            <w:r>
              <w:rPr>
                <w:spacing w:val="-2"/>
                <w:sz w:val="20"/>
              </w:rPr>
              <w:t>specification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PORTING.UNSIGNEDCHA R.OVERFLOW.TRUE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PORTING.UN SIGNEDCHAR</w:t>
            </w:r>
          </w:p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.OVERFLOW. </w:t>
            </w: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Relational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be always true depending on 'char' type signedness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PORTING.UNSIGNEDCHA R.OVERFLOW.FALSE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PORTING.UN SIGNEDCHAR</w:t>
            </w:r>
          </w:p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.OVERFLOW. FALSE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206"/>
              <w:rPr>
                <w:sz w:val="20"/>
              </w:rPr>
            </w:pPr>
            <w:r>
              <w:rPr>
                <w:sz w:val="20"/>
              </w:rPr>
              <w:t>Relational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be always false depending on 'char' type signedness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PORTING.UNIONS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PORTING.UNI </w:t>
            </w:r>
            <w:r>
              <w:rPr>
                <w:spacing w:val="-4"/>
                <w:sz w:val="20"/>
              </w:rPr>
              <w:t>ONS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445"/>
              <w:rPr>
                <w:sz w:val="20"/>
              </w:rPr>
            </w:pPr>
            <w:r>
              <w:rPr>
                <w:sz w:val="20"/>
              </w:rPr>
              <w:t>Union is used within an enclosing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struct/class/other </w:t>
            </w:r>
            <w:r>
              <w:rPr>
                <w:spacing w:val="-2"/>
                <w:sz w:val="20"/>
              </w:rPr>
              <w:t>union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59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PORTING.STRUCT.BOOL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PORTING.ST RUCT.BOOL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Struct/class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bool </w:t>
            </w:r>
            <w:r>
              <w:rPr>
                <w:spacing w:val="-2"/>
                <w:sz w:val="20"/>
              </w:rPr>
              <w:t>member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925" w:hRule="atLeast"/>
        </w:trPr>
        <w:tc>
          <w:tcPr>
            <w:tcW w:w="2804" w:type="dxa"/>
            <w:tcBorders>
              <w:top w:val="single" w:sz="4" w:space="0" w:color="000000"/>
              <w:bottom w:val="single" w:sz="2" w:space="0" w:color="EDEDED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48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537210</wp:posOffset>
                      </wp:positionV>
                      <wp:extent cx="6899275" cy="53340"/>
                      <wp:effectExtent l="3810" t="635" r="3175" b="1905"/>
                      <wp:wrapNone/>
                      <wp:docPr id="44" name="Group 3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99400" cy="53280"/>
                                <a:chOff x="0" y="0"/>
                                <a:chExt cx="6899400" cy="53280"/>
                              </a:xfrm>
                            </wpg:grpSpPr>
                            <wps:wsp>
                              <wps:cNvPr id="45" name="Graphic 31"/>
                              <wps:cNvSpPr/>
                              <wps:spPr>
                                <a:xfrm>
                                  <a:off x="0" y="52560"/>
                                  <a:ext cx="6899400" cy="720"/>
                                </a:xfrm>
                                <a:custGeom>
                                  <a:avLst/>
                                  <a:gdLst>
                                    <a:gd name="textAreaLeft" fmla="*/ 0 w 3911400"/>
                                    <a:gd name="textAreaRight" fmla="*/ 3911760 w 3911400"/>
                                    <a:gd name="textAreaTop" fmla="*/ 0 h 360"/>
                                    <a:gd name="textAreaBottom" fmla="*/ 720 h 36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6899275" h="0">
                                      <a:moveTo>
                                        <a:pt x="5295900" y="0"/>
                                      </a:moveTo>
                                      <a:lnTo>
                                        <a:pt x="6107430" y="0"/>
                                      </a:lnTo>
                                    </a:path>
                                    <a:path w="6899275" h="0">
                                      <a:moveTo>
                                        <a:pt x="6101080" y="0"/>
                                      </a:moveTo>
                                      <a:lnTo>
                                        <a:pt x="6899275" y="0"/>
                                      </a:lnTo>
                                    </a:path>
                                    <a:path w="6899275" h="0">
                                      <a:moveTo>
                                        <a:pt x="0" y="0"/>
                                      </a:moveTo>
                                      <a:lnTo>
                                        <a:pt x="1786889" y="0"/>
                                      </a:lnTo>
                                    </a:path>
                                    <a:path w="6899275" h="0">
                                      <a:moveTo>
                                        <a:pt x="1783714" y="0"/>
                                      </a:moveTo>
                                      <a:lnTo>
                                        <a:pt x="2774950" y="0"/>
                                      </a:lnTo>
                                    </a:path>
                                    <a:path w="6899275" h="0">
                                      <a:moveTo>
                                        <a:pt x="2771775" y="0"/>
                                      </a:moveTo>
                                      <a:lnTo>
                                        <a:pt x="4667885" y="0"/>
                                      </a:lnTo>
                                    </a:path>
                                    <a:path w="6899275" h="0">
                                      <a:moveTo>
                                        <a:pt x="4664710" y="0"/>
                                      </a:moveTo>
                                      <a:lnTo>
                                        <a:pt x="529907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46" name="Graphic 32"/>
                              <wps:cNvSpPr/>
                              <wps:spPr>
                                <a:xfrm>
                                  <a:off x="90000" y="0"/>
                                  <a:ext cx="6781680" cy="9360"/>
                                </a:xfrm>
                                <a:custGeom>
                                  <a:avLst/>
                                  <a:gdLst>
                                    <a:gd name="textAreaLeft" fmla="*/ 0 w 3844800"/>
                                    <a:gd name="textAreaRight" fmla="*/ 3845160 w 3844800"/>
                                    <a:gd name="textAreaTop" fmla="*/ 0 h 5400"/>
                                    <a:gd name="textAreaBottom" fmla="*/ 5760 h 54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6781800" h="9525">
                                      <a:moveTo>
                                        <a:pt x="6781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6781800" y="9524"/>
                                      </a:lnTo>
                                      <a:lnTo>
                                        <a:pt x="6781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0" style="position:absolute;margin-left:-0.25pt;margin-top:42.3pt;width:543.25pt;height:4.15pt" coordorigin="-5,846" coordsize="10865,83"/>
                  </w:pict>
                </mc:Fallback>
              </mc:AlternateContent>
            </w:r>
            <w:r>
              <w:rPr>
                <w:spacing w:val="-2"/>
                <w:sz w:val="20"/>
              </w:rPr>
              <w:t xml:space="preserve">PORTING.STORAGE.STRU </w:t>
            </w:r>
            <w:r>
              <w:rPr>
                <w:spacing w:val="-6"/>
                <w:sz w:val="20"/>
              </w:rPr>
              <w:t>CT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2" w:space="0" w:color="EDEDED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PORTING.ST ORAGE.STRU </w:t>
            </w:r>
            <w:r>
              <w:rPr>
                <w:spacing w:val="-6"/>
                <w:sz w:val="20"/>
              </w:rPr>
              <w:t>CT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2" w:space="0" w:color="EDEDED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Byte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a structure could depend on alignment and packing </w:t>
            </w:r>
            <w:r>
              <w:rPr>
                <w:spacing w:val="-2"/>
                <w:sz w:val="20"/>
              </w:rPr>
              <w:t>attributes.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2" w:space="0" w:color="EDEDED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2" w:space="0" w:color="EDEDED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2" w:space="0" w:color="EDEDED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type w:val="continuous"/>
          <w:pgSz w:w="12240" w:h="15840"/>
          <w:pgMar w:left="360" w:right="360" w:gutter="0" w:header="278" w:top="1220" w:footer="1194" w:bottom="1380"/>
          <w:formProt w:val="false"/>
          <w:textDirection w:val="lrTb"/>
          <w:docGrid w:type="default" w:linePitch="100" w:charSpace="4096"/>
        </w:sectPr>
      </w:pPr>
    </w:p>
    <w:tbl>
      <w:tblPr>
        <w:tblW w:w="10856" w:type="dxa"/>
        <w:jc w:val="left"/>
        <w:tblInd w:w="35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1556"/>
        <w:gridCol w:w="2981"/>
        <w:gridCol w:w="994"/>
        <w:gridCol w:w="1273"/>
        <w:gridCol w:w="1247"/>
      </w:tblGrid>
      <w:tr>
        <w:trPr>
          <w:trHeight w:val="426" w:hRule="atLeast"/>
        </w:trPr>
        <w:tc>
          <w:tcPr>
            <w:tcW w:w="280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Rule</w:t>
            </w:r>
          </w:p>
        </w:tc>
        <w:tc>
          <w:tcPr>
            <w:tcW w:w="155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Checker</w:t>
            </w:r>
          </w:p>
        </w:tc>
        <w:tc>
          <w:tcPr>
            <w:tcW w:w="298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99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Enabled</w:t>
            </w:r>
          </w:p>
        </w:tc>
        <w:tc>
          <w:tcPr>
            <w:tcW w:w="127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Violations</w:t>
            </w:r>
          </w:p>
        </w:tc>
        <w:tc>
          <w:tcPr>
            <w:tcW w:w="124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Deviations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PORTING.SIGNED.CHAR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PORTING.SIG NED.CHAR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'char'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explicitly specifying signedness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PORTING.PRAGMA.PACK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PORTING.PR AGMA.PACK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#pragma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pack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usage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PORTING.PRAGMA.ALIGN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PORTING.PR AGMA.ALIGN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#pragma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align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usage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PORTING.OPTS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PORTING.OP </w:t>
            </w:r>
            <w:r>
              <w:rPr>
                <w:spacing w:val="-6"/>
                <w:sz w:val="20"/>
              </w:rPr>
              <w:t>TS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Compiler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dependant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option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4"/>
                <w:sz w:val="20"/>
              </w:rPr>
              <w:t>used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07" w:right="17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PORTING.MACRO.NUMTY </w:t>
            </w:r>
            <w:r>
              <w:rPr>
                <w:spacing w:val="-6"/>
                <w:sz w:val="20"/>
              </w:rPr>
              <w:t>PE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7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PORTING.MA CRO.NUMTY </w:t>
            </w:r>
            <w:r>
              <w:rPr>
                <w:spacing w:val="-6"/>
                <w:sz w:val="20"/>
              </w:rPr>
              <w:t>PE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Macro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describing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builtin numeric type is used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PORTING.CMPSPEC.TYPE</w:t>
            </w:r>
          </w:p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.LONGLONG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2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PORTING.CM PSPEC.TYPE. LONGLONG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'long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long'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PORTING.CMPSPEC.TYPE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.BOOL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2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PORTING.CM PSPEC.TYPE. </w:t>
            </w:r>
            <w:r>
              <w:rPr>
                <w:spacing w:val="-4"/>
                <w:sz w:val="20"/>
              </w:rPr>
              <w:t>BOOL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Assignment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'bool'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 larger than 1 byte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PORTING.CMPSPEC.EFFE CTS.ASSIGNMENT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PORTING.CM PSPEC.EFFE CTS.ASSIGN </w:t>
            </w:r>
            <w:r>
              <w:rPr>
                <w:spacing w:val="-4"/>
                <w:sz w:val="20"/>
              </w:rPr>
              <w:t>MENT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Assignment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function </w:t>
            </w:r>
            <w:r>
              <w:rPr>
                <w:spacing w:val="-2"/>
                <w:sz w:val="20"/>
              </w:rPr>
              <w:t>parameter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PORTING.CAST.SIZE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PORTING.CA ST.SIZE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Expression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 potentially different size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PORTING.CAST.PTR.SIZE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PORTING.CA ST.PTR.SIZE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Attempt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expression to a type of a potentially incompatible size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PORTING.CAST.PTR.FLTP </w:t>
            </w:r>
            <w:r>
              <w:rPr>
                <w:spacing w:val="-6"/>
                <w:sz w:val="20"/>
              </w:rPr>
              <w:t>NT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8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PORTING.CA ST.PTR.FLTP </w:t>
            </w:r>
            <w:r>
              <w:rPr>
                <w:spacing w:val="-6"/>
                <w:sz w:val="20"/>
              </w:rPr>
              <w:t>NT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Cast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pointer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floating point expression to a non floating point type pointer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PORTING.CAST.PTR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PORTING.CA ST.PTR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207"/>
              <w:rPr>
                <w:sz w:val="20"/>
              </w:rPr>
            </w:pPr>
            <w:r>
              <w:rPr>
                <w:sz w:val="20"/>
              </w:rPr>
              <w:t>Cast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are not both pointers or not </w:t>
            </w:r>
            <w:r>
              <w:rPr>
                <w:spacing w:val="-2"/>
                <w:sz w:val="20"/>
              </w:rPr>
              <w:t>pointers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PORTING.CAST.FLTPNT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PORTING.CA ST.FLTPNT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Cast of a floating point expression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floating point type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8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PORTING.BYTEORDER.SIZ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20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PORTING.BY TEORDER.SI </w:t>
            </w:r>
            <w:r>
              <w:rPr>
                <w:spacing w:val="-6"/>
                <w:sz w:val="20"/>
              </w:rPr>
              <w:t>ZE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An incompatible type is used 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macro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as </w:t>
            </w:r>
            <w:r>
              <w:rPr>
                <w:spacing w:val="-2"/>
                <w:sz w:val="20"/>
              </w:rPr>
              <w:t>'ntohl'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PORTING.BSWAP.MACRO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PORTING.BS WAP.MACRO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custom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swap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macro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 used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checking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endian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PORTING.BITFIELDS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PORTING.BIT FIELDS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Usage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bitfields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a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NUM.OVERFLOW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NUM.OVERFL </w:t>
            </w:r>
            <w:r>
              <w:rPr>
                <w:spacing w:val="-6"/>
                <w:sz w:val="20"/>
              </w:rPr>
              <w:t>OW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Possible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Overflow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NPD.GEN.MUST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NPD.GEN.MU </w:t>
            </w:r>
            <w:r>
              <w:rPr>
                <w:spacing w:val="-6"/>
                <w:sz w:val="20"/>
              </w:rPr>
              <w:t>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Null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pointer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be</w:t>
            </w:r>
          </w:p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2"/>
                <w:sz w:val="20"/>
              </w:rPr>
              <w:t>dereferenced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NPD.GEN.MIGHT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NPD.GEN.MI </w:t>
            </w:r>
            <w:r>
              <w:rPr>
                <w:spacing w:val="-4"/>
                <w:sz w:val="20"/>
              </w:rPr>
              <w:t>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Null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pointer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be </w:t>
            </w:r>
            <w:r>
              <w:rPr>
                <w:spacing w:val="-2"/>
                <w:sz w:val="20"/>
              </w:rPr>
              <w:t>dereferenced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NPD.GEN.CALL.MUST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NPD.GEN.CA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LL.MUST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207"/>
              <w:rPr>
                <w:sz w:val="20"/>
              </w:rPr>
            </w:pPr>
            <w:r>
              <w:rPr>
                <w:sz w:val="20"/>
              </w:rPr>
              <w:t>Null pointer will be passed to function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dereference </w:t>
            </w:r>
            <w:r>
              <w:rPr>
                <w:spacing w:val="-6"/>
                <w:sz w:val="20"/>
              </w:rPr>
              <w:t>it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59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thinThickMediumGap" w:sz="2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NPD.GEN.CALL.MIGHT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NPD.GEN.CA</w:t>
            </w:r>
          </w:p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LL.MIGHT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21"/>
              <w:jc w:val="both"/>
              <w:rPr>
                <w:sz w:val="20"/>
              </w:rPr>
            </w:pP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passed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 function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dereference </w:t>
            </w:r>
            <w:r>
              <w:rPr>
                <w:spacing w:val="-6"/>
                <w:sz w:val="20"/>
              </w:rPr>
              <w:t>it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thinThickMediumGap" w:sz="2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thinThickMediumGap" w:sz="2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</w:tbl>
    <w:p>
      <w:pPr>
        <w:sectPr>
          <w:type w:val="continuous"/>
          <w:pgSz w:w="12240" w:h="15840"/>
          <w:pgMar w:left="360" w:right="360" w:gutter="0" w:header="278" w:top="1220" w:footer="1194" w:bottom="1380"/>
          <w:formProt w:val="false"/>
          <w:textDirection w:val="lrTb"/>
          <w:docGrid w:type="default" w:linePitch="100" w:charSpace="4096"/>
        </w:sectPr>
      </w:pPr>
    </w:p>
    <w:tbl>
      <w:tblPr>
        <w:tblW w:w="10856" w:type="dxa"/>
        <w:jc w:val="left"/>
        <w:tblInd w:w="35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1556"/>
        <w:gridCol w:w="2981"/>
        <w:gridCol w:w="994"/>
        <w:gridCol w:w="1273"/>
        <w:gridCol w:w="1247"/>
      </w:tblGrid>
      <w:tr>
        <w:trPr>
          <w:trHeight w:val="426" w:hRule="atLeast"/>
        </w:trPr>
        <w:tc>
          <w:tcPr>
            <w:tcW w:w="280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Rule</w:t>
            </w:r>
          </w:p>
        </w:tc>
        <w:tc>
          <w:tcPr>
            <w:tcW w:w="155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Checker</w:t>
            </w:r>
          </w:p>
        </w:tc>
        <w:tc>
          <w:tcPr>
            <w:tcW w:w="298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99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Enabled</w:t>
            </w:r>
          </w:p>
        </w:tc>
        <w:tc>
          <w:tcPr>
            <w:tcW w:w="127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Violations</w:t>
            </w:r>
          </w:p>
        </w:tc>
        <w:tc>
          <w:tcPr>
            <w:tcW w:w="124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Deviations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NPD.FUNC.MUST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NPD.FUNC.M </w:t>
            </w:r>
            <w:r>
              <w:rPr>
                <w:spacing w:val="-4"/>
                <w:sz w:val="20"/>
              </w:rPr>
              <w:t>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may return NULL will be </w:t>
            </w:r>
            <w:r>
              <w:rPr>
                <w:spacing w:val="-2"/>
                <w:sz w:val="20"/>
              </w:rPr>
              <w:t>dereferenced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NPD.FUNC.MIGHT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NPD.FUNC.MI </w:t>
            </w:r>
            <w:r>
              <w:rPr>
                <w:spacing w:val="-4"/>
                <w:sz w:val="20"/>
              </w:rPr>
              <w:t>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can return NULL may be </w:t>
            </w:r>
            <w:r>
              <w:rPr>
                <w:spacing w:val="-2"/>
                <w:sz w:val="20"/>
              </w:rPr>
              <w:t>dereferenced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NPD.FUNC.CALL.MUST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NPD.FUNC.C ALL.MUST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Result of function that may return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passed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 another function that may dereference it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NPD.FUNC.CALL.MIGHT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NPD.FUNC.C ALL.MIGHT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Result of function that may return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passed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 another function that may dereference it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NPD.CONST.DEREF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NPD.CONST. DEREF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NULL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dereferenced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NPD.CONST.CALL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NPD.CONST. </w:t>
            </w:r>
            <w:r>
              <w:rPr>
                <w:spacing w:val="-4"/>
                <w:sz w:val="20"/>
              </w:rPr>
              <w:t>CALL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passed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function that can dereference it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NPD.CHECK.MUST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NPD.CHECK. </w:t>
            </w:r>
            <w:r>
              <w:rPr>
                <w:spacing w:val="-4"/>
                <w:sz w:val="20"/>
              </w:rPr>
              <w:t>MUST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Pointer will be dereferenced after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positively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checked for NULL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NPD.CHECK.MIGHT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NPD.CHECK.</w:t>
            </w:r>
          </w:p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MIGHT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Pointer may be dereferenced after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positively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checked for NULL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NPD.CHECK.CALL.MUST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NPD.CHECK. CALL.MUST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207"/>
              <w:rPr>
                <w:sz w:val="20"/>
              </w:rPr>
            </w:pPr>
            <w:r>
              <w:rPr>
                <w:sz w:val="20"/>
              </w:rPr>
              <w:t>Pointer will be passed to function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dereference it after it was positively checked for NULL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NPD.CHECK.CALL.MIGHT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NPD.CHECK.</w:t>
            </w:r>
          </w:p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CALL.MIGHT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95"/>
              <w:rPr>
                <w:sz w:val="20"/>
              </w:rPr>
            </w:pPr>
            <w:r>
              <w:rPr>
                <w:sz w:val="20"/>
              </w:rPr>
              <w:t>Pointer may be passed to function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dereference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it after it was positively checked for NULL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NNTS.TAINTED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2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NNTS.TAINTE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Unvalidated User Input Causing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Buffer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Overflow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Non</w:t>
            </w:r>
          </w:p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z w:val="20"/>
              </w:rPr>
              <w:t>-Null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Terminated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NNTS.MUST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NNTS.MUST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Buffer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Overflow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Non-null Terminated String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NNTS.MIGHT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NNTS.MIGHT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Buffer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Overflow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Non-null Terminated String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MLK.RET.MUST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0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MLK.RET.MU </w:t>
            </w:r>
            <w:r>
              <w:rPr>
                <w:spacing w:val="-6"/>
                <w:sz w:val="20"/>
              </w:rPr>
              <w:t>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Leak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MLK.RET.MIGHT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MLK.RET.MIG </w:t>
            </w:r>
            <w:r>
              <w:rPr>
                <w:spacing w:val="-6"/>
                <w:sz w:val="20"/>
              </w:rPr>
              <w:t>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possible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3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2"/>
                <w:sz w:val="20"/>
              </w:rPr>
              <w:t>MLK.MUST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1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MLK.MUST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10"/>
              <w:ind w:left="110" w:right="0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Leak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10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10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3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MLK.MIGHT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2"/>
                <w:sz w:val="20"/>
              </w:rPr>
              <w:t>MLK.MIGHT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possible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LV_UNUSED.GEN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LV_UNUSED. </w:t>
            </w:r>
            <w:r>
              <w:rPr>
                <w:spacing w:val="-4"/>
                <w:sz w:val="20"/>
              </w:rPr>
              <w:t>GEN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variable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unused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LS.CALL.STRING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LS.CALL.STRI </w:t>
            </w:r>
            <w:r>
              <w:rPr>
                <w:spacing w:val="-6"/>
                <w:sz w:val="20"/>
              </w:rPr>
              <w:t>NG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Suspicious use of non-localized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string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GUI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LS.CALL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LS.CALL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95"/>
              <w:rPr>
                <w:sz w:val="20"/>
              </w:rPr>
            </w:pPr>
            <w:r>
              <w:rPr>
                <w:sz w:val="20"/>
              </w:rPr>
              <w:t>Suspicious use of non-localized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string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GUI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LOCRET.RET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LOCRET.RET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Function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returns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local variable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194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6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175"/>
              <w:rPr>
                <w:sz w:val="20"/>
              </w:rPr>
            </w:pPr>
            <w:r>
              <w:rPr>
                <w:spacing w:val="-2"/>
                <w:sz w:val="20"/>
              </w:rPr>
              <w:t>LOCRET.GLOB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175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LOCRET.GLO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175"/>
              <w:ind w:left="110" w:right="0"/>
              <w:rPr>
                <w:sz w:val="20"/>
              </w:rPr>
            </w:pPr>
            <w:r>
              <w:rPr>
                <w:sz w:val="20"/>
              </w:rPr>
              <w:t>Function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returns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175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6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175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spacing w:lineRule="exact" w:line="17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</w:tbl>
    <w:p>
      <w:pPr>
        <w:sectPr>
          <w:type w:val="continuous"/>
          <w:pgSz w:w="12240" w:h="15840"/>
          <w:pgMar w:left="360" w:right="360" w:gutter="0" w:header="278" w:top="1220" w:footer="1194" w:bottom="1380"/>
          <w:formProt w:val="false"/>
          <w:textDirection w:val="lrTb"/>
          <w:docGrid w:type="default" w:linePitch="100" w:charSpace="4096"/>
        </w:sectPr>
      </w:pPr>
    </w:p>
    <w:tbl>
      <w:tblPr>
        <w:tblW w:w="10856" w:type="dxa"/>
        <w:jc w:val="left"/>
        <w:tblInd w:w="35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1556"/>
        <w:gridCol w:w="2981"/>
        <w:gridCol w:w="994"/>
        <w:gridCol w:w="1273"/>
        <w:gridCol w:w="1247"/>
      </w:tblGrid>
      <w:tr>
        <w:trPr>
          <w:trHeight w:val="426" w:hRule="atLeast"/>
        </w:trPr>
        <w:tc>
          <w:tcPr>
            <w:tcW w:w="280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Rule</w:t>
            </w:r>
          </w:p>
        </w:tc>
        <w:tc>
          <w:tcPr>
            <w:tcW w:w="155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Checker</w:t>
            </w:r>
          </w:p>
        </w:tc>
        <w:tc>
          <w:tcPr>
            <w:tcW w:w="298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99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Enabled</w:t>
            </w:r>
          </w:p>
        </w:tc>
        <w:tc>
          <w:tcPr>
            <w:tcW w:w="127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Violations</w:t>
            </w:r>
          </w:p>
        </w:tc>
        <w:tc>
          <w:tcPr>
            <w:tcW w:w="124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Deviations</w:t>
            </w:r>
          </w:p>
        </w:tc>
      </w:tr>
      <w:tr>
        <w:trPr>
          <w:trHeight w:val="23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10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10"/>
              <w:ind w:left="110" w:right="0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variable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LOCRET.ARG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LOCRET.ARG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Function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returns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local variable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268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LA_UNUSED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LA_UNUSED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Label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unused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ITER.INAPPROPRIATE.MU LTIPLE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8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ITER.INAPPR OPRIATE.MU LTIPLE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Use of iterator with inappropriate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container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ITER.INAPPROPRIATE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ITER.INAPPR OPRIATE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Use of iterator with inappropriate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container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ITER.END.DEREF.MUST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ITER.END.DE REF.MUST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Dereference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'end'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iterator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ITER.END.DEREF.MIGHT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ITER.END.DE REF.MIGHT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Dereference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'end'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iterator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8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ITER.CONTAINER.MODIFIE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2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ITER.CONTAI NER.MODIFIE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invalid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iterator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INVARIANT_CONDITION.U NREACH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17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INVARIANT_C ONDITION.UN REACH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Invariant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 </w:t>
            </w:r>
            <w:r>
              <w:rPr>
                <w:spacing w:val="-2"/>
                <w:sz w:val="20"/>
              </w:rPr>
              <w:t>condition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INVARIANT_CONDITION.G </w:t>
            </w:r>
            <w:r>
              <w:rPr>
                <w:spacing w:val="-6"/>
                <w:sz w:val="20"/>
              </w:rPr>
              <w:t>EN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1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INVARIANT_C ONDITION.GE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Invariant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 </w:t>
            </w:r>
            <w:r>
              <w:rPr>
                <w:spacing w:val="-2"/>
                <w:sz w:val="20"/>
              </w:rPr>
              <w:t>condition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INFINITE_LOOP.MACRO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INFINITE_LO OP.MACRO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Infinite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loop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INFINITE_LOOP.LOCAL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INFINITE_LO OP.LOCAL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Infinite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loop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INFINITE_LOOP.GLOBAL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INFINITE_LO OP.GLOBAL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Infinite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loop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INCORRECT.ALLOC_SIZE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INCORRECT. ALLOC_SIZE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Allocation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INCONSISTENT.LABEL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INCONSISTE NT.LABEL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Inconsistent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Labels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23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HCC.USER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2"/>
                <w:sz w:val="20"/>
              </w:rPr>
              <w:t>HCC.USER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hardcoded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23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2"/>
                <w:sz w:val="20"/>
              </w:rPr>
              <w:t>HCC.PWD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1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HCC.PWD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10"/>
              <w:ind w:left="110" w:right="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hardcoded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password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10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10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23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ind w:left="112" w:right="0"/>
              <w:rPr>
                <w:sz w:val="20"/>
              </w:rPr>
            </w:pPr>
            <w:r>
              <w:rPr>
                <w:spacing w:val="-5"/>
                <w:sz w:val="20"/>
              </w:rPr>
              <w:t>HCC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5"/>
                <w:sz w:val="20"/>
              </w:rPr>
              <w:t>HCC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hardcoded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credentials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FUNCRET.IMPLICIT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FUNCRET.IM PLICIT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Non-void function implicitly returning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return </w:t>
            </w: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FUNCRET.GEN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2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FUNCRET.GE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Non-void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not return value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FUM.GEN.MUST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FUM.GEN.MU </w:t>
            </w:r>
            <w:r>
              <w:rPr>
                <w:spacing w:val="-6"/>
                <w:sz w:val="20"/>
              </w:rPr>
              <w:t>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Freeing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Unallocated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Memory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FUM.GEN.MIGHT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FUM.GEN.MI </w:t>
            </w:r>
            <w:r>
              <w:rPr>
                <w:spacing w:val="-4"/>
                <w:sz w:val="20"/>
              </w:rPr>
              <w:t>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Freeing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Unallocated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2"/>
                <w:sz w:val="20"/>
              </w:rPr>
              <w:t>possible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FREE.INCONSISTENT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FREE.INCON SISTENT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Inconsistent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Freeing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Memory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3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FNH.MUST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2"/>
                <w:sz w:val="20"/>
              </w:rPr>
              <w:t>FNH.MUST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z w:val="20"/>
              </w:rPr>
              <w:t>Freeing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Non-Heap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Memory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FNH.MIGHT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FNH.MIGHT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Freeing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Non-Heap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2"/>
                <w:sz w:val="20"/>
              </w:rPr>
              <w:t>possible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229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FMM.MUST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2"/>
                <w:sz w:val="20"/>
              </w:rPr>
              <w:t>FMM.MUST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z w:val="20"/>
              </w:rPr>
              <w:t>Freeing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Mismatched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Memory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FMM.MIGHT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FMM.MIGHT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Freeing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Mismatched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2"/>
                <w:sz w:val="20"/>
              </w:rPr>
              <w:t>possible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2804" w:type="dxa"/>
            <w:tcBorders>
              <w:top w:val="single" w:sz="4" w:space="0" w:color="000000"/>
              <w:bottom w:val="single" w:sz="2" w:space="0" w:color="EDEDED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mc:AlternateContent>
                <mc:Choice Requires="wpg">
                  <w:drawing>
                    <wp:anchor behindDoc="0" distT="0" distB="0" distL="0" distR="0" simplePos="0" locked="0" layoutInCell="1" allowOverlap="1" relativeHeight="239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173990</wp:posOffset>
                      </wp:positionV>
                      <wp:extent cx="6899275" cy="6350"/>
                      <wp:effectExtent l="3810" t="3175" r="3175" b="0"/>
                      <wp:wrapNone/>
                      <wp:docPr id="47" name="Group 3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99400" cy="6480"/>
                                <a:chOff x="0" y="0"/>
                                <a:chExt cx="6899400" cy="6480"/>
                              </a:xfrm>
                            </wpg:grpSpPr>
                            <wps:wsp>
                              <wps:cNvPr id="48" name="Graphic 40"/>
                              <wps:cNvSpPr/>
                              <wps:spPr>
                                <a:xfrm>
                                  <a:off x="0" y="0"/>
                                  <a:ext cx="6899400" cy="6480"/>
                                </a:xfrm>
                                <a:custGeom>
                                  <a:avLst/>
                                  <a:gdLst>
                                    <a:gd name="textAreaLeft" fmla="*/ 0 w 3911400"/>
                                    <a:gd name="textAreaRight" fmla="*/ 3911760 w 3911400"/>
                                    <a:gd name="textAreaTop" fmla="*/ 0 h 3600"/>
                                    <a:gd name="textAreaBottom" fmla="*/ 3960 h 36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6899275" h="0">
                                      <a:moveTo>
                                        <a:pt x="5295900" y="0"/>
                                      </a:moveTo>
                                      <a:lnTo>
                                        <a:pt x="6107430" y="0"/>
                                      </a:lnTo>
                                    </a:path>
                                    <a:path w="6899275" h="0">
                                      <a:moveTo>
                                        <a:pt x="6101080" y="0"/>
                                      </a:moveTo>
                                      <a:lnTo>
                                        <a:pt x="6899275" y="0"/>
                                      </a:lnTo>
                                    </a:path>
                                    <a:path w="6899275" h="0">
                                      <a:moveTo>
                                        <a:pt x="0" y="0"/>
                                      </a:moveTo>
                                      <a:lnTo>
                                        <a:pt x="1786889" y="0"/>
                                      </a:lnTo>
                                    </a:path>
                                    <a:path w="6899275" h="0">
                                      <a:moveTo>
                                        <a:pt x="1783714" y="0"/>
                                      </a:moveTo>
                                      <a:lnTo>
                                        <a:pt x="2774950" y="0"/>
                                      </a:lnTo>
                                    </a:path>
                                    <a:path w="6899275" h="0">
                                      <a:moveTo>
                                        <a:pt x="2771775" y="0"/>
                                      </a:moveTo>
                                      <a:lnTo>
                                        <a:pt x="4667885" y="0"/>
                                      </a:lnTo>
                                    </a:path>
                                    <a:path w="6899275" h="0">
                                      <a:moveTo>
                                        <a:pt x="4664710" y="0"/>
                                      </a:moveTo>
                                      <a:lnTo>
                                        <a:pt x="529907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9" style="position:absolute;margin-left:-0.25pt;margin-top:13.7pt;width:543.25pt;height:0.5pt" coordorigin="-5,274" coordsize="10865,10"/>
                  </w:pict>
                </mc:Fallback>
              </mc:AlternateContent>
            </w:r>
            <w:r>
              <w:rPr>
                <w:spacing w:val="-2"/>
                <w:sz w:val="20"/>
              </w:rPr>
              <w:t>EFFECT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2" w:space="0" w:color="EDEDED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EFFECT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2" w:space="0" w:color="EDEDED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Statement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effect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2" w:space="0" w:color="EDEDED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2" w:space="0" w:color="EDEDED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2" w:space="0" w:color="EDEDED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type w:val="continuous"/>
          <w:pgSz w:w="12240" w:h="15840"/>
          <w:pgMar w:left="360" w:right="360" w:gutter="0" w:header="278" w:top="1220" w:footer="1194" w:bottom="1380"/>
          <w:pgNumType w:fmt="decimal"/>
          <w:formProt w:val="false"/>
          <w:textDirection w:val="lrTb"/>
          <w:docGrid w:type="default" w:linePitch="100" w:charSpace="4096"/>
        </w:sectPr>
      </w:pPr>
    </w:p>
    <w:tbl>
      <w:tblPr>
        <w:tblW w:w="10856" w:type="dxa"/>
        <w:jc w:val="left"/>
        <w:tblInd w:w="35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1556"/>
        <w:gridCol w:w="2981"/>
        <w:gridCol w:w="994"/>
        <w:gridCol w:w="1273"/>
        <w:gridCol w:w="1247"/>
      </w:tblGrid>
      <w:tr>
        <w:trPr>
          <w:trHeight w:val="426" w:hRule="atLeast"/>
        </w:trPr>
        <w:tc>
          <w:tcPr>
            <w:tcW w:w="280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Rule</w:t>
            </w:r>
          </w:p>
        </w:tc>
        <w:tc>
          <w:tcPr>
            <w:tcW w:w="155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Checker</w:t>
            </w:r>
          </w:p>
        </w:tc>
        <w:tc>
          <w:tcPr>
            <w:tcW w:w="298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99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Enabled</w:t>
            </w:r>
          </w:p>
        </w:tc>
        <w:tc>
          <w:tcPr>
            <w:tcW w:w="127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Violations</w:t>
            </w:r>
          </w:p>
        </w:tc>
        <w:tc>
          <w:tcPr>
            <w:tcW w:w="124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Deviations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DBZ.ITERATOR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0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DBZ.ITERATO 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10"/>
              <w:rPr>
                <w:sz w:val="20"/>
              </w:rPr>
            </w:pPr>
            <w:r>
              <w:rPr>
                <w:sz w:val="20"/>
              </w:rPr>
              <w:t>Division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zero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might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occur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 a loop iterator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DBZ.GENERAL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2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DBZ.GENERA </w:t>
            </w:r>
            <w:r>
              <w:rPr>
                <w:spacing w:val="-10"/>
                <w:sz w:val="20"/>
              </w:rPr>
              <w:t>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Division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zero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occur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DBZ.CONST.CALL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DBZ.CONST. </w:t>
            </w:r>
            <w:r>
              <w:rPr>
                <w:spacing w:val="-4"/>
                <w:sz w:val="20"/>
              </w:rPr>
              <w:t>CALL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The value '0' is passed to function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value as divisor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DBZ.CONST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DBZ.CONST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Division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zero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constant </w:t>
            </w:r>
            <w:r>
              <w:rPr>
                <w:spacing w:val="-2"/>
                <w:sz w:val="20"/>
              </w:rPr>
              <w:t>occurs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8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CXX.STDLIB.ILLEGAL_WRI </w:t>
            </w:r>
            <w:r>
              <w:rPr>
                <w:spacing w:val="-6"/>
                <w:sz w:val="20"/>
              </w:rPr>
              <w:t>TE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16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CXX.STDLIB.I LLEGAL_WRI </w:t>
            </w:r>
            <w:r>
              <w:rPr>
                <w:spacing w:val="-6"/>
                <w:sz w:val="20"/>
              </w:rPr>
              <w:t>TE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95"/>
              <w:rPr>
                <w:sz w:val="20"/>
              </w:rPr>
            </w:pPr>
            <w:r>
              <w:rPr>
                <w:sz w:val="20"/>
              </w:rPr>
              <w:t>The pointers returned by the Standard Library functions localeconv, getenv, setlocale or, strerror shall only be used 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pointer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const</w:t>
            </w:r>
          </w:p>
          <w:p>
            <w:pPr>
              <w:pStyle w:val="TableParagraph"/>
              <w:spacing w:lineRule="exact" w:line="210"/>
              <w:ind w:left="110" w:right="0"/>
              <w:rPr>
                <w:sz w:val="20"/>
              </w:rPr>
            </w:pPr>
            <w:r>
              <w:rPr>
                <w:sz w:val="20"/>
              </w:rPr>
              <w:t>-qualified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8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CXX.STDLIB.ILLEGAL_REU </w:t>
            </w:r>
            <w:r>
              <w:rPr>
                <w:spacing w:val="-6"/>
                <w:sz w:val="20"/>
              </w:rPr>
              <w:t>SE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CXX.STDLIB.I LLEGAL_REU </w:t>
            </w:r>
            <w:r>
              <w:rPr>
                <w:spacing w:val="-6"/>
                <w:sz w:val="20"/>
              </w:rPr>
              <w:t>SE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207"/>
              <w:rPr>
                <w:sz w:val="20"/>
              </w:rPr>
            </w:pPr>
            <w:r>
              <w:rPr>
                <w:sz w:val="20"/>
              </w:rPr>
              <w:t>The pointer returned by the Standard Library functions asctime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similar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not be used following a subsequent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same </w:t>
            </w:r>
            <w:r>
              <w:rPr>
                <w:spacing w:val="-2"/>
                <w:sz w:val="20"/>
              </w:rPr>
              <w:t>function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CXX.SQL.INJECT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CXX.SQL.INJ </w:t>
            </w:r>
            <w:r>
              <w:rPr>
                <w:spacing w:val="-4"/>
                <w:sz w:val="20"/>
              </w:rPr>
              <w:t>ECT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SQL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Injection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CXX.POSSIBLE_COPY_PA STE.TERNARY_OP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1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CXX.POSSIBL E_COPY_PAS TE.TERNARY</w:t>
            </w:r>
          </w:p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5"/>
                <w:sz w:val="20"/>
              </w:rPr>
              <w:t>_OP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Possible copy-paste in the 'then'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'else'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branches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 ternary operator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15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07" w:right="17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CXX.POSSIBLE_COPY_PA STE.LOGICAL_OP.CMP_S AME_OBJECT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0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CXX.POSSIBL E_COPY_PAS TE.LOGICAL_ OP.CMP_SAM E_OBJECT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Possible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copy-paste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error: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 object should not be logically compared to itself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15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CXX.POSSIBLE_COPY_PA STE.FSTRING.APPEND_SA ME_STRING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CXX.POSSIBL E_COPY_PAS TE.FSTRING. APPEND_SA ME_STRING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Possible copy-paste error: Appending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FString </w:t>
            </w:r>
            <w:r>
              <w:rPr>
                <w:spacing w:val="-2"/>
                <w:sz w:val="20"/>
              </w:rPr>
              <w:t>twice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CXX.OVERWRITE_CONST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_CHAR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CXX.OVERW RITE_CONST</w:t>
            </w:r>
          </w:p>
          <w:p>
            <w:pPr>
              <w:pStyle w:val="TableParagraph"/>
              <w:spacing w:lineRule="exact" w:line="21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_CHAR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Attempt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overwrite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constant </w:t>
            </w: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CXX.LOGICAL_OP.NON_B OOL_CONSTANT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CXX.LOGICAL</w:t>
            </w:r>
          </w:p>
          <w:p>
            <w:pPr>
              <w:pStyle w:val="TableParagraph"/>
              <w:spacing w:lineRule="atLeast" w:line="230"/>
              <w:ind w:left="107" w:right="12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_OP.NON_BO OL_CONSTA </w:t>
            </w:r>
            <w:r>
              <w:rPr>
                <w:spacing w:val="-6"/>
                <w:sz w:val="20"/>
              </w:rPr>
              <w:t>NT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21"/>
              <w:rPr>
                <w:sz w:val="20"/>
              </w:rPr>
            </w:pPr>
            <w:r>
              <w:rPr>
                <w:sz w:val="20"/>
              </w:rPr>
              <w:t>Logical operators should not 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applied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directly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constants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8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CXX.LOGICAL_OP.INT_OP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ERAND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CXX.LOGICAL</w:t>
            </w:r>
          </w:p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_OP.INT_OPE</w:t>
            </w:r>
          </w:p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RAND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Potential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error: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Integral expressions should not be used directly as logical operator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operands.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Boolean expressions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used </w:t>
            </w:r>
            <w:r>
              <w:rPr>
                <w:spacing w:val="-2"/>
                <w:sz w:val="20"/>
              </w:rPr>
              <w:t>instead.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CXX.INT_TO_FLOAT.CONV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CXX.INT_TO_ FLOAT.CONV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implicit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conversion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 arithmetic operation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CXX.ID_VIS.GLOBAL_VARI ABLE.STATIC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CXX.ID_VIS.G LOBAL_VARI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Visibility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static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global variable is too wide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type w:val="continuous"/>
          <w:pgSz w:w="12240" w:h="15840"/>
          <w:pgMar w:left="360" w:right="360" w:gutter="0" w:header="278" w:top="1220" w:footer="1275" w:bottom="1460"/>
          <w:formProt w:val="false"/>
          <w:textDirection w:val="lrTb"/>
          <w:docGrid w:type="default" w:linePitch="100" w:charSpace="4096"/>
        </w:sectPr>
      </w:pPr>
    </w:p>
    <w:tbl>
      <w:tblPr>
        <w:tblW w:w="10856" w:type="dxa"/>
        <w:jc w:val="left"/>
        <w:tblInd w:w="35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1556"/>
        <w:gridCol w:w="2981"/>
        <w:gridCol w:w="994"/>
        <w:gridCol w:w="1273"/>
        <w:gridCol w:w="1247"/>
      </w:tblGrid>
      <w:tr>
        <w:trPr>
          <w:trHeight w:val="426" w:hRule="atLeast"/>
        </w:trPr>
        <w:tc>
          <w:tcPr>
            <w:tcW w:w="280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Rule</w:t>
            </w:r>
          </w:p>
        </w:tc>
        <w:tc>
          <w:tcPr>
            <w:tcW w:w="155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Checker</w:t>
            </w:r>
          </w:p>
        </w:tc>
        <w:tc>
          <w:tcPr>
            <w:tcW w:w="298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99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Enabled</w:t>
            </w:r>
          </w:p>
        </w:tc>
        <w:tc>
          <w:tcPr>
            <w:tcW w:w="127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Violations</w:t>
            </w:r>
          </w:p>
        </w:tc>
        <w:tc>
          <w:tcPr>
            <w:tcW w:w="124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Deviations</w:t>
            </w:r>
          </w:p>
        </w:tc>
      </w:tr>
      <w:tr>
        <w:trPr>
          <w:trHeight w:val="23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1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ABLE.STATIC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CXX.ID_VIS.GLOBAL_VARI ABLE.EXTERN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2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CXX.ID_VIS.G LOBAL_VARI ABLE.EXTER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Visibility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extern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global variable is too wide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CXX.ERRNO.NOT_SET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CXX.ERRNO. NOT_SET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Errno is not reset to zero before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calling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library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8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CXX.ERRNO.NOT_CHECK </w:t>
            </w:r>
            <w:r>
              <w:rPr>
                <w:spacing w:val="-6"/>
                <w:sz w:val="20"/>
              </w:rPr>
              <w:t>ED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9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CXX.ERRNO. NOT_CHECK </w:t>
            </w:r>
            <w:r>
              <w:rPr>
                <w:spacing w:val="-6"/>
                <w:sz w:val="20"/>
              </w:rPr>
              <w:t>ED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Errno condition check is missing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calling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library </w:t>
            </w:r>
            <w:r>
              <w:rPr>
                <w:spacing w:val="-2"/>
                <w:sz w:val="20"/>
              </w:rPr>
              <w:t>function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CXX.ERRNO.INCORRECTL Y_CHECKED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3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CXX.ERRNO.I NCORRECTL Y_CHECKED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Errno condition check not required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calling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library </w:t>
            </w:r>
            <w:r>
              <w:rPr>
                <w:spacing w:val="-2"/>
                <w:sz w:val="20"/>
              </w:rPr>
              <w:t>function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CXX.DIFF.WIDTH.STR_AN D_FUNC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8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CXX.DIFF.WI DTH.STR_AN D_FUNC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60"/>
              <w:rPr>
                <w:sz w:val="20"/>
              </w:rPr>
            </w:pPr>
            <w:r>
              <w:rPr>
                <w:sz w:val="20"/>
              </w:rPr>
              <w:t>Implicit cast between narrow 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string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while calling function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CXX.CAST.SIGNED_CHAR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_TO_INTEGER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CXX.CAST.SI GNED_CHAR</w:t>
            </w:r>
          </w:p>
          <w:p>
            <w:pPr>
              <w:pStyle w:val="TableParagraph"/>
              <w:spacing w:lineRule="atLeast" w:line="230"/>
              <w:ind w:left="110" w:right="10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_TO_INTEGE 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476"/>
              <w:jc w:val="both"/>
              <w:rPr>
                <w:sz w:val="20"/>
              </w:rPr>
            </w:pPr>
            <w:r>
              <w:rPr>
                <w:sz w:val="20"/>
              </w:rPr>
              <w:t>Cast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char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unsigned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char before converting to larger integer sizes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CXX.CAST.OBJ_PTR_TO_ OBJ_PTR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9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CXX.CAST.O BJ_PTR_TO_ OBJ_PTR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Cast between a pointer to object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pointer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 different object type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CXX.BITOP.NON_CONST_ OPERAND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7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CXX.BITOP.N ON_CONST_ OPERAND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Bitwise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be applied to constants only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15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CXX.BITOP.BOOL_OPERA </w:t>
            </w:r>
            <w:r>
              <w:rPr>
                <w:spacing w:val="-6"/>
                <w:sz w:val="20"/>
              </w:rPr>
              <w:t>ND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8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CXX.BITOP.B OOL_OPERA </w:t>
            </w:r>
            <w:r>
              <w:rPr>
                <w:spacing w:val="-6"/>
                <w:sz w:val="20"/>
              </w:rPr>
              <w:t>ND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07"/>
              <w:rPr>
                <w:sz w:val="20"/>
              </w:rPr>
            </w:pPr>
            <w:r>
              <w:rPr>
                <w:sz w:val="20"/>
              </w:rPr>
              <w:t>Potential logic error: Boolean expressions should not be used directly as bitwise operator arguments. Consider using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instead.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CWARN.SIGNEDBIT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CWARN.SIGN EDBIT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field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CWARN.RET.MAIN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CWARN.RET. </w:t>
            </w:r>
            <w:r>
              <w:rPr>
                <w:spacing w:val="-4"/>
                <w:sz w:val="20"/>
              </w:rPr>
              <w:t>MAIN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main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07" w:right="17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CWARN.PASSBYVALUE.E </w:t>
            </w:r>
            <w:r>
              <w:rPr>
                <w:spacing w:val="-6"/>
                <w:sz w:val="20"/>
              </w:rPr>
              <w:t>XC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9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CWARN.PAS SBYVALUE.E </w:t>
            </w:r>
            <w:r>
              <w:rPr>
                <w:spacing w:val="-6"/>
                <w:sz w:val="20"/>
              </w:rPr>
              <w:t>XC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206"/>
              <w:rPr>
                <w:sz w:val="20"/>
              </w:rPr>
            </w:pPr>
            <w:r>
              <w:rPr>
                <w:sz w:val="20"/>
              </w:rPr>
              <w:t>Exception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passed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by value is too large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8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CWARN.PASSBYVALUE.A </w:t>
            </w:r>
            <w:r>
              <w:rPr>
                <w:spacing w:val="-6"/>
                <w:sz w:val="20"/>
              </w:rPr>
              <w:t>RG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9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CWARN.PAS SBYVALUE.A </w:t>
            </w:r>
            <w:r>
              <w:rPr>
                <w:spacing w:val="-6"/>
                <w:sz w:val="20"/>
              </w:rPr>
              <w:t>RG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Function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argument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passed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by value is too large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07" w:right="17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CWARN.PACKED.TYPEDE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7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CWARN.PAC KED.TYPEDE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'packed'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attribute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ignored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typedef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14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CWARN.OVERRIDE.CONS </w:t>
            </w:r>
            <w:r>
              <w:rPr>
                <w:spacing w:val="-10"/>
                <w:sz w:val="20"/>
              </w:rPr>
              <w:t>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8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CWARN.OVE RRIDE.CONS </w:t>
            </w:r>
            <w:r>
              <w:rPr>
                <w:spacing w:val="-10"/>
                <w:sz w:val="20"/>
              </w:rPr>
              <w:t>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Function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overriding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due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 mismatch of 'const' qualifiers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CWARN.NULLCHECK.FUN CNAME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17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CWARN.NULL CHECK.FUNC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Function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directly compared against 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CWARN.NOEFFECT.UCMP</w:t>
            </w:r>
          </w:p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.LT.MACRO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CWARN.NOE FFECT.UCMP</w:t>
            </w:r>
          </w:p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2"/>
                <w:sz w:val="20"/>
              </w:rPr>
              <w:t>.LT.MACRO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Comparison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unsigned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value against 0 within a macro is always false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24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6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05"/>
              <w:rPr>
                <w:sz w:val="20"/>
              </w:rPr>
            </w:pPr>
            <w:r>
              <w:rPr>
                <w:spacing w:val="-2"/>
                <w:sz w:val="20"/>
              </w:rPr>
              <w:t>CWARN.NOEFFECT.UCMP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05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CWARN.NOE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05"/>
              <w:ind w:left="110" w:right="0"/>
              <w:rPr>
                <w:sz w:val="20"/>
              </w:rPr>
            </w:pPr>
            <w:r>
              <w:rPr>
                <w:sz w:val="20"/>
              </w:rPr>
              <w:t>Comparison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unsigned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05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6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05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spacing w:lineRule="exact" w:line="20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</w:tbl>
    <w:p>
      <w:pPr>
        <w:sectPr>
          <w:type w:val="continuous"/>
          <w:pgSz w:w="12240" w:h="15840"/>
          <w:pgMar w:left="360" w:right="360" w:gutter="0" w:header="278" w:top="1220" w:footer="1275" w:bottom="1460"/>
          <w:pgNumType w:fmt="decimal"/>
          <w:formProt w:val="false"/>
          <w:textDirection w:val="lrTb"/>
          <w:docGrid w:type="default" w:linePitch="100" w:charSpace="4096"/>
        </w:sectPr>
      </w:pPr>
    </w:p>
    <w:tbl>
      <w:tblPr>
        <w:tblW w:w="10856" w:type="dxa"/>
        <w:jc w:val="left"/>
        <w:tblInd w:w="35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1556"/>
        <w:gridCol w:w="2981"/>
        <w:gridCol w:w="994"/>
        <w:gridCol w:w="1273"/>
        <w:gridCol w:w="1247"/>
      </w:tblGrid>
      <w:tr>
        <w:trPr>
          <w:trHeight w:val="426" w:hRule="atLeast"/>
        </w:trPr>
        <w:tc>
          <w:tcPr>
            <w:tcW w:w="280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02" w:before="204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Rule</w:t>
            </w:r>
          </w:p>
        </w:tc>
        <w:tc>
          <w:tcPr>
            <w:tcW w:w="155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02" w:before="204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Checker</w:t>
            </w:r>
          </w:p>
        </w:tc>
        <w:tc>
          <w:tcPr>
            <w:tcW w:w="298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02" w:before="204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99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02" w:before="204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Enabled</w:t>
            </w:r>
          </w:p>
        </w:tc>
        <w:tc>
          <w:tcPr>
            <w:tcW w:w="127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02" w:before="204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Violations</w:t>
            </w:r>
          </w:p>
        </w:tc>
        <w:tc>
          <w:tcPr>
            <w:tcW w:w="124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02" w:before="204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Deviations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5"/>
                <w:sz w:val="20"/>
              </w:rPr>
              <w:t>.LT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FFECT.UCMP</w:t>
            </w:r>
          </w:p>
          <w:p>
            <w:pPr>
              <w:pStyle w:val="TableParagraph"/>
              <w:spacing w:lineRule="exact" w:line="202"/>
              <w:ind w:left="110" w:right="0"/>
              <w:rPr>
                <w:sz w:val="20"/>
              </w:rPr>
            </w:pPr>
            <w:r>
              <w:rPr>
                <w:spacing w:val="-5"/>
                <w:sz w:val="20"/>
              </w:rPr>
              <w:t>.LT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sz w:val="20"/>
              </w:rPr>
            </w:pPr>
            <w:r>
              <w:rPr>
                <w:sz w:val="20"/>
              </w:rPr>
              <w:t>against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always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false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CWARN.NOEFFECT.UCMP</w:t>
            </w:r>
          </w:p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.GE.MACRO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2"/>
                <w:sz w:val="20"/>
              </w:rPr>
              <w:t>CWARN.NOE FFECT.UCMP</w:t>
            </w:r>
          </w:p>
          <w:p>
            <w:pPr>
              <w:pStyle w:val="TableParagraph"/>
              <w:spacing w:lineRule="exact" w:line="202"/>
              <w:rPr>
                <w:sz w:val="20"/>
              </w:rPr>
            </w:pPr>
            <w:r>
              <w:rPr>
                <w:spacing w:val="-2"/>
                <w:sz w:val="20"/>
              </w:rPr>
              <w:t>.GE.MACRO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Comparison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unsigned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value against 0 within a macro is always true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2"/>
                <w:sz w:val="20"/>
              </w:rPr>
              <w:t>CWARN.NOEFFECT.UCMP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.GE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CWARN.NOE FFECT.UCMP</w:t>
            </w:r>
          </w:p>
          <w:p>
            <w:pPr>
              <w:pStyle w:val="TableParagraph"/>
              <w:spacing w:lineRule="exact" w:line="202"/>
              <w:ind w:left="110" w:right="0"/>
              <w:rPr>
                <w:sz w:val="20"/>
              </w:rPr>
            </w:pPr>
            <w:r>
              <w:rPr>
                <w:spacing w:val="-5"/>
                <w:sz w:val="20"/>
              </w:rPr>
              <w:t>.GE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sz w:val="20"/>
              </w:rPr>
            </w:pPr>
            <w:r>
              <w:rPr>
                <w:sz w:val="20"/>
              </w:rPr>
              <w:t>Comparison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unsigned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value against 0 is always true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CWARN.NOEFFECT.SELF_ ASSIGN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CWARN.NOE FFECT.SELF_ ASSIGN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variable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assigned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self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2"/>
                <w:sz w:val="20"/>
              </w:rPr>
              <w:t>CWARN.NOEFFECT.OUTO FRANGE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6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CWARN.NOE FFECT.OUTO FRANGE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sz w:val="20"/>
              </w:rPr>
            </w:pP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range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CWARN.MOVE.CONST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CWARN.MOV E.CONST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Const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argument for std::move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CWARN.MEMSET.SIZEOF. </w:t>
            </w:r>
            <w:r>
              <w:rPr>
                <w:spacing w:val="-4"/>
                <w:sz w:val="20"/>
              </w:rPr>
              <w:t>PTR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6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CWARN.MEM SET.SIZEOF. </w:t>
            </w:r>
            <w:r>
              <w:rPr>
                <w:spacing w:val="-4"/>
                <w:sz w:val="20"/>
              </w:rPr>
              <w:t>PTR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206"/>
              <w:rPr>
                <w:sz w:val="20"/>
              </w:rPr>
            </w:pPr>
            <w:r>
              <w:rPr>
                <w:sz w:val="20"/>
              </w:rPr>
              <w:t>Memset-like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called for 'sizeof' applied to pointer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CWARN.MEMBER.INIT.OR </w:t>
            </w:r>
            <w:r>
              <w:rPr>
                <w:spacing w:val="-4"/>
                <w:sz w:val="20"/>
              </w:rPr>
              <w:t>DER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CWARN.MEM BER.INIT.OR </w:t>
            </w:r>
            <w:r>
              <w:rPr>
                <w:spacing w:val="-4"/>
                <w:sz w:val="20"/>
              </w:rPr>
              <w:t>DER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Members of the initialization list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listed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in which they are declared in the </w:t>
            </w:r>
            <w:r>
              <w:rPr>
                <w:spacing w:val="-2"/>
                <w:sz w:val="20"/>
              </w:rPr>
              <w:t>class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2"/>
                <w:sz w:val="20"/>
              </w:rPr>
              <w:t>CWARN.MEM.NONPOD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CWARN.MEM. NONPOD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manipulation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routine applied to a non-POD object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CWARN.INLINE.NONFUNC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CWARN.INLIN E.NONFUNC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'inline'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non-</w:t>
            </w:r>
            <w:r>
              <w:rPr>
                <w:spacing w:val="-2"/>
                <w:sz w:val="20"/>
              </w:rPr>
              <w:t>function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CWARN.INCL.NO_INTERF </w:t>
            </w:r>
            <w:r>
              <w:rPr>
                <w:spacing w:val="-4"/>
                <w:sz w:val="20"/>
              </w:rPr>
              <w:t>ACE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17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CWARN.INCL. NO_INTERFA </w:t>
            </w:r>
            <w:r>
              <w:rPr>
                <w:spacing w:val="-6"/>
                <w:sz w:val="20"/>
              </w:rPr>
              <w:t>CE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sz w:val="20"/>
              </w:rPr>
            </w:pPr>
            <w:r>
              <w:rPr>
                <w:sz w:val="20"/>
              </w:rPr>
              <w:t>Source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its interface header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CWARN.INCL.ABSOLUTE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CWARN.INCL. ABSOLUTE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445"/>
              <w:rPr>
                <w:sz w:val="20"/>
              </w:rPr>
            </w:pPr>
            <w:r>
              <w:rPr>
                <w:sz w:val="20"/>
              </w:rPr>
              <w:t>Absolute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 include directive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2"/>
                <w:sz w:val="20"/>
              </w:rPr>
              <w:t>CWARN.IMPLICITINT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CWARN.IMPLI CITINT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sz w:val="20"/>
              </w:rPr>
            </w:pPr>
            <w:r>
              <w:rPr>
                <w:sz w:val="20"/>
              </w:rPr>
              <w:t>Anachronistic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'implicit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int'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CWARN.HIDDEN.PARAM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CWARN.HIDD EN.PARAM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Parameter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hidden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local </w:t>
            </w:r>
            <w:r>
              <w:rPr>
                <w:spacing w:val="-2"/>
                <w:sz w:val="20"/>
              </w:rPr>
              <w:t>variable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2"/>
                <w:sz w:val="20"/>
              </w:rPr>
              <w:t>CWARN.FUNCADDR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16"/>
              <w:rPr>
                <w:sz w:val="20"/>
              </w:rPr>
            </w:pPr>
            <w:r>
              <w:rPr>
                <w:spacing w:val="-2"/>
                <w:sz w:val="20"/>
              </w:rPr>
              <w:t>CWARN.FUN CADDR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95"/>
              <w:rPr>
                <w:sz w:val="20"/>
              </w:rPr>
            </w:pPr>
            <w:r>
              <w:rPr>
                <w:sz w:val="20"/>
              </w:rPr>
              <w:t>Function address is used instead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CWARN.EMPTY.TYPEDEF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CWARN.EMP TY.TYPEDEF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Missing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typedef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2"/>
                <w:sz w:val="20"/>
              </w:rPr>
              <w:t>CWARN.EMPTY.LABEL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CWARN.EMP TY.LABEL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sz w:val="20"/>
              </w:rPr>
            </w:pPr>
            <w:r>
              <w:rPr>
                <w:sz w:val="20"/>
              </w:rPr>
              <w:t>Empty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statement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CWARN.DTOR.VOIDPTR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CWARN.DTO R.VOIDPTR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Delete expression with an object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void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2"/>
                <w:sz w:val="20"/>
              </w:rPr>
              <w:t>CWARN.DTOR.NONVIRT.N OTEMPTY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CWARN.DTO R.NONVIRT.N OTEMPTY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Class has virtual functions inherited from a base class, but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destructor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virtual and not empty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CWARN.DTOR.NONVIRT.D ELETE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CWARN.DTO R.NONVIRT.D ELETE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60"/>
              <w:rPr>
                <w:sz w:val="20"/>
              </w:rPr>
            </w:pPr>
            <w:r>
              <w:rPr>
                <w:sz w:val="20"/>
              </w:rPr>
              <w:t>Delete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object of a class with virtual methods and no virtual destructor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59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thinThickMediumGap" w:sz="2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2"/>
                <w:sz w:val="20"/>
              </w:rPr>
              <w:t>CWARN.COPY.NOASSIGN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CWARN.COP Y.NOASSIGN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33"/>
              <w:rPr>
                <w:sz w:val="20"/>
              </w:rPr>
            </w:pPr>
            <w:r>
              <w:rPr>
                <w:sz w:val="20"/>
              </w:rPr>
              <w:t>Class defines copy constructor,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assignment </w:t>
            </w:r>
            <w:r>
              <w:rPr>
                <w:spacing w:val="-2"/>
                <w:sz w:val="20"/>
              </w:rPr>
              <w:t>operator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thinThickMediumGap" w:sz="2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thinThickMediumGap" w:sz="2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thinThickMediumGap" w:sz="2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17"/>
          <w:footerReference w:type="default" r:id="rId18"/>
          <w:type w:val="nextPage"/>
          <w:pgSz w:w="12240" w:h="15840"/>
          <w:pgMar w:left="360" w:right="360" w:gutter="0" w:header="278" w:top="1220" w:footer="839" w:bottom="102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lineRule="exact" w:line="365"/>
        <w:ind w:left="3807" w:right="0"/>
        <w:rPr>
          <w:rFonts w:ascii="Arial Unicode MS" w:hAnsi="Arial Unicode MS"/>
        </w:rPr>
      </w:pPr>
      <w:r>
        <w:rPr>
          <w:rFonts w:ascii="Arial Unicode MS" w:hAnsi="Arial Unicode MS"/>
        </w:rPr>
        <w:t>Document</w:t>
      </w:r>
      <w:r>
        <w:rPr>
          <w:rFonts w:ascii="Arial Unicode MS" w:hAnsi="Arial Unicode MS"/>
          <w:spacing w:val="-8"/>
        </w:rPr>
        <w:t xml:space="preserve"> </w:t>
      </w:r>
      <w:r>
        <w:rPr>
          <w:rFonts w:ascii="Arial Unicode MS" w:hAnsi="Arial Unicode MS"/>
        </w:rPr>
        <w:t>State:</w:t>
      </w:r>
      <w:r>
        <w:rPr>
          <w:rFonts w:ascii="Arial Unicode MS" w:hAnsi="Arial Unicode MS"/>
          <w:spacing w:val="-8"/>
        </w:rPr>
        <w:t xml:space="preserve"> </w:t>
      </w:r>
      <w:r>
        <w:rPr>
          <w:rFonts w:ascii="Arial Unicode MS" w:hAnsi="Arial Unicode MS"/>
        </w:rPr>
        <w:t>Effective</w:t>
      </w:r>
      <w:r>
        <w:rPr>
          <w:rFonts w:ascii="Arial Unicode MS" w:hAnsi="Arial Unicode MS"/>
          <w:spacing w:val="-7"/>
        </w:rPr>
        <w:t xml:space="preserve"> </w:t>
      </w:r>
      <w:r>
        <w:rPr>
          <w:rFonts w:ascii="Arial Unicode MS" w:hAnsi="Arial Unicode MS"/>
          <w:spacing w:val="-2"/>
        </w:rPr>
        <w:t>(Simple)</w:t>
      </w:r>
    </w:p>
    <w:p>
      <w:pPr>
        <w:pStyle w:val="Normal"/>
        <w:spacing w:before="167" w:after="0"/>
        <w:ind w:hanging="0" w:left="2321" w:right="0"/>
        <w:jc w:val="left"/>
        <w:rPr>
          <w:sz w:val="20"/>
        </w:rPr>
      </w:pPr>
      <w:r>
        <w:br w:type="column"/>
      </w:r>
      <w:r>
        <w:rPr>
          <w:sz w:val="20"/>
        </w:rPr>
        <w:t xml:space="preserve">Page 14 of </w:t>
      </w:r>
      <w:r>
        <w:rPr>
          <w:spacing w:val="-5"/>
          <w:sz w:val="20"/>
        </w:rPr>
        <w:t>27</w:t>
      </w:r>
    </w:p>
    <w:p>
      <w:pPr>
        <w:sectPr>
          <w:type w:val="continuous"/>
          <w:pgSz w:w="12240" w:h="15840"/>
          <w:pgMar w:left="360" w:right="360" w:gutter="0" w:header="278" w:top="1220" w:footer="839" w:bottom="1020"/>
          <w:cols w:num="2" w:equalWidth="false" w:sep="false">
            <w:col w:w="7538" w:space="40"/>
            <w:col w:w="3941"/>
          </w:cols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203" w:after="0"/>
        <w:rPr>
          <w:sz w:val="20"/>
        </w:rPr>
      </w:pPr>
      <w:r>
        <w:rPr>
          <w:sz w:val="20"/>
        </w:rPr>
      </w:r>
    </w:p>
    <w:p>
      <w:pPr>
        <w:sectPr>
          <w:headerReference w:type="default" r:id="rId19"/>
          <w:footerReference w:type="default" r:id="rId20"/>
          <w:type w:val="nextPage"/>
          <w:pgSz w:w="12240" w:h="15840"/>
          <w:pgMar w:left="360" w:right="360" w:gutter="0" w:header="278" w:top="1220" w:footer="839" w:bottom="102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tabs>
          <w:tab w:val="clear" w:pos="720"/>
          <w:tab w:val="left" w:pos="4810" w:leader="none"/>
        </w:tabs>
        <w:spacing w:lineRule="exact" w:line="171" w:before="68" w:after="0"/>
        <w:ind w:hanging="0" w:left="3254" w:right="0"/>
        <w:jc w:val="left"/>
        <w:rPr>
          <w:sz w:val="20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40">
                <wp:simplePos x="0" y="0"/>
                <wp:positionH relativeFrom="page">
                  <wp:posOffset>404495</wp:posOffset>
                </wp:positionH>
                <wp:positionV relativeFrom="page">
                  <wp:posOffset>786130</wp:posOffset>
                </wp:positionV>
                <wp:extent cx="6975475" cy="8354695"/>
                <wp:effectExtent l="0" t="0" r="0" b="0"/>
                <wp:wrapNone/>
                <wp:docPr id="57" name="Textbox 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5360" cy="835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10856" w:type="dxa"/>
                              <w:jc w:val="left"/>
                              <w:tblInd w:w="67" w:type="dxa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04"/>
                              <w:gridCol w:w="1556"/>
                              <w:gridCol w:w="2981"/>
                              <w:gridCol w:w="994"/>
                              <w:gridCol w:w="1273"/>
                              <w:gridCol w:w="1247"/>
                            </w:tblGrid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 w:before="196" w:after="0"/>
                                    <w:ind w:left="112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Rule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 w:before="196" w:after="0"/>
                                    <w:ind w:left="112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Checker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 w:before="196" w:after="0"/>
                                    <w:ind w:left="112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 w:before="196" w:after="0"/>
                                    <w:ind w:left="112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Enabled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 w:before="196" w:after="0"/>
                                    <w:ind w:left="112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Violations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 w:before="196" w:after="0"/>
                                    <w:ind w:left="112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Deviations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CWARN.CONSTCOND.WHI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LE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148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CWARN.CON STCOND.WHI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LE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1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'while'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controlling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expression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is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constant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CWARN.CONSTCOND.TER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NARY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138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CWARN.CON STCOND.TER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NARY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Controlling condition in conditional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expression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is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constant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CWARN.CONSTCOND.SWI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TCH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159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CWARN.CON STCOND.SWI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TCH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1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'switch'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selector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expression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is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constant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CWARN.CONSTCOND.IF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CWARN.CON STCOND.IF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'if'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controlling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expression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is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constant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CWARN.CONSTCOND.DO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CWARN.CON STCOND.DO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1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'do'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controlling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expression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is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constant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CWARN.CMPCHR.EOF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CWARN.CMP CHR.EOF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'char'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expression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compared with EOF constant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CWARN.CAST.VIRTUAL_IN HERITANCE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CWARN.CAS T.VIRTUAL_IN HERITANCE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C-style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cast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pointer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object with virtual methods to pointer to its derived class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CWARN.BOOLOP.INC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CWARN.BOO LOP.INC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boolean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incremented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or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decremented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CWARN.BITOP.SIZE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CWARN.BITO P.SIZE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1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Operands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different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size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 bitwise operation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CWARN.BAD.PTR.ARITH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CWARN.BAD. PTR.ARITH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Bad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pointer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arithmetic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CWARN.ALIGNMENT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CWARN.ALIG NMENT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4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Incorrect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pointer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scaling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is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used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CONC.SLEEP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CONC.SLEEP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Function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may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block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critical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section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CONC.NO_UNLOCK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2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CONC.NO_U NLOCK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Missing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unlock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variable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CONC.NO_LOCK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CONC.NO_LO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CK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Missing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lock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variable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8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CONC.DL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CONC.DL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Deadlock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CONC.DBL_UNLOCK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CONC.DBL_U NLOCK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Double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Unlock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CONC.DBL_LOCK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CONC.DBL_L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OCK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Double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Lock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CL.SHALLOW.COPY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CL.SHALLOW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.COPY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388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Use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free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memory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(double free) - shallow copy in copy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constructor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CL.SHALLOW.ASSIGN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CL.SHALLOW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.ASSIGN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1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Use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free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memory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(double free) - shallow copy in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operator=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CL.SELF-ASSIGN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5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CL.SELF-ASSIGN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20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Use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free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memory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(double free) - in operator=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CL.MLK.VIRTUAL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CL.MLK.VIRT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UAL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1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Memory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Leak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possible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in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destructor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CL.MLK.ASSIGN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CL.MLK.ASSI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GN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Memory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Leak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assignment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operator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9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CL.MLK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CL.MLK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Memory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Leak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destructor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CL.FMM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CL.FMM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9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Freeing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Mismatched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Memory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- in destructor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CL.FFM.COPY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CL.FFM.COP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Use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free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memory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(double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3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6" w:space="0" w:color="000000"/>
                                    <w:bottom w:val="single" w:sz="2" w:space="0" w:color="EDEDED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2" w:space="0" w:color="EDEDED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2" w:space="0" w:color="EDEDED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2" w:space="0" w:color="EDEDED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2" w:space="0" w:color="EDEDED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2" w:space="0" w:color="EDEDE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50" path="m0,0l-2147483645,0l-2147483645,-2147483646l0,-2147483646xe" stroked="f" o:allowincell="f" style="position:absolute;margin-left:31.85pt;margin-top:61.9pt;width:549.2pt;height:657.8pt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10856" w:type="dxa"/>
                        <w:jc w:val="left"/>
                        <w:tblInd w:w="67" w:type="dxa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04"/>
                        <w:gridCol w:w="1556"/>
                        <w:gridCol w:w="2981"/>
                        <w:gridCol w:w="994"/>
                        <w:gridCol w:w="1273"/>
                        <w:gridCol w:w="1247"/>
                      </w:tblGrid>
                      <w:tr>
                        <w:trPr>
                          <w:trHeight w:val="426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 w:before="196" w:after="0"/>
                              <w:ind w:left="112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Rule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 w:before="196" w:after="0"/>
                              <w:ind w:left="112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Checker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 w:before="196" w:after="0"/>
                              <w:ind w:left="112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 w:before="196" w:after="0"/>
                              <w:ind w:left="112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Enabled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 w:before="196" w:after="0"/>
                              <w:ind w:left="112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Violations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 w:before="196" w:after="0"/>
                              <w:ind w:left="112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Deviations</w:t>
                            </w:r>
                          </w:p>
                        </w:tc>
                      </w:tr>
                      <w:tr>
                        <w:trPr>
                          <w:trHeight w:val="69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CWARN.CONSTCOND.WHI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LE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148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CWARN.CON STCOND.WHI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LE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14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'while'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controlling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expression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is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constant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9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CWARN.CONSTCOND.TER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NARY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138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CWARN.CON STCOND.TER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NARY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Controlling condition in conditional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expression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is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constant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9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CWARN.CONSTCOND.SWI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TCH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159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CWARN.CON STCOND.SWI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TCH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14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'switch'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selector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expression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is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constant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CWARN.CONSTCOND.IF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CWARN.CON STCOND.IF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'if'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controlling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expression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is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constant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CWARN.CONSTCOND.DO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CWARN.CON STCOND.DO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14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'do'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controlling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expression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is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constant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CWARN.CMPCHR.EOF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CWARN.CMP CHR.EOF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'char'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expression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compared with EOF constant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9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CWARN.CAST.VIRTUAL_IN HERITANCE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CWARN.CAS T.VIRTUAL_IN HERITANCE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C-style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cast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pointer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object with virtual methods to pointer to its derived class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CWARN.BOOLOP.INC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CWARN.BOO LOP.INC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boolean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incremented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or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decremented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CWARN.BITOP.SIZE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CWARN.BITO P.SIZE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14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Operands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different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size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 bitwise operation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CWARN.BAD.PTR.ARITH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CWARN.BAD. PTR.ARITH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Bad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pointer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arithmetic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CWARN.ALIGNMENT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CWARN.ALIG NMENT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44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Incorrect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pointer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scaling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is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used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CONC.SLEEP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CONC.SLEEP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may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block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critical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section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CONC.NO_UNLOCK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2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CONC.NO_U NLOCK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Missing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unlock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variable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CONC.NO_LOCK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CONC.NO_LO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CK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Missing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lock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variable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68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CONC.DL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CONC.DL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Deadlock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CONC.DBL_UNLOCK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CONC.DBL_U NLOCK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Double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Unlock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CONC.DBL_LOCK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CONC.DBL_L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OCK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Double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Lock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9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CL.SHALLOW.COPY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CL.SHALLOW</w:t>
                            </w:r>
                          </w:p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.COPY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388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Use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free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memory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(double free) - shallow copy in copy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constructor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69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CL.SHALLOW.ASSIGN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CL.SHALLOW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.ASSIGN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14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Use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free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memory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(double free) - shallow copy in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operator=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CL.SELF-ASSIGN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55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CL.SELF-ASSIGN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20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Use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free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memory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(double free) - in operator=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CL.MLK.VIRTUAL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CL.MLK.VIRT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UAL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14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Memory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Leak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possible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in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destructor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CL.MLK.ASSIGN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CL.MLK.ASSI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GN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Memory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Leak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assignment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operator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229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CL.MLK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CL.MLK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Memory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Leak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destructor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CL.FMM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CL.FMM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9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Freeing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Mismatched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Memory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- in destructor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356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CL.FFM.COPY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CL.FFM.COP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Use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free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memory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(double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93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6" w:space="0" w:color="000000"/>
                              <w:bottom w:val="single" w:sz="2" w:space="0" w:color="EDEDED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"/>
                              </w:rPr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2" w:space="0" w:color="EDEDED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"/>
                              </w:rPr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2" w:space="0" w:color="EDEDED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"/>
                              </w:rPr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2" w:space="0" w:color="EDEDED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"/>
                              </w:rPr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2" w:space="0" w:color="EDEDED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2" w:space="0" w:color="EDEDED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pacing w:val="-10"/>
          <w:sz w:val="20"/>
        </w:rPr>
        <w:t>Y</w:t>
      </w:r>
      <w:r>
        <w:rPr>
          <w:sz w:val="20"/>
        </w:rPr>
        <w:tab/>
        <w:t>free)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copy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constructor</w:t>
      </w:r>
    </w:p>
    <w:p>
      <w:pPr>
        <w:pStyle w:val="BodyText"/>
        <w:spacing w:lineRule="exact" w:line="359"/>
        <w:ind w:left="3807" w:right="0"/>
        <w:rPr>
          <w:rFonts w:ascii="Arial Unicode MS" w:hAnsi="Arial Unicode MS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250">
                <wp:simplePos x="0" y="0"/>
                <wp:positionH relativeFrom="page">
                  <wp:posOffset>442595</wp:posOffset>
                </wp:positionH>
                <wp:positionV relativeFrom="paragraph">
                  <wp:posOffset>40640</wp:posOffset>
                </wp:positionV>
                <wp:extent cx="6899275" cy="1270"/>
                <wp:effectExtent l="3810" t="3175" r="3175" b="1905"/>
                <wp:wrapNone/>
                <wp:docPr id="58" name="Graphic 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9400" cy="1440"/>
                        </a:xfrm>
                        <a:custGeom>
                          <a:avLst/>
                          <a:gdLst>
                            <a:gd name="textAreaLeft" fmla="*/ 0 w 3911400"/>
                            <a:gd name="textAreaRight" fmla="*/ 3911760 w 391140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6899275" h="0">
                              <a:moveTo>
                                <a:pt x="0" y="0"/>
                              </a:moveTo>
                              <a:lnTo>
                                <a:pt x="1786889" y="0"/>
                              </a:lnTo>
                            </a:path>
                            <a:path w="6899275" h="0">
                              <a:moveTo>
                                <a:pt x="1783714" y="0"/>
                              </a:moveTo>
                              <a:lnTo>
                                <a:pt x="2774950" y="0"/>
                              </a:lnTo>
                            </a:path>
                            <a:path w="6899275" h="0">
                              <a:moveTo>
                                <a:pt x="2771775" y="0"/>
                              </a:moveTo>
                              <a:lnTo>
                                <a:pt x="4667885" y="0"/>
                              </a:lnTo>
                            </a:path>
                            <a:path w="6899275" h="0">
                              <a:moveTo>
                                <a:pt x="4664710" y="0"/>
                              </a:moveTo>
                              <a:lnTo>
                                <a:pt x="5299075" y="0"/>
                              </a:lnTo>
                            </a:path>
                            <a:path w="6899275" h="0">
                              <a:moveTo>
                                <a:pt x="5295900" y="0"/>
                              </a:moveTo>
                              <a:lnTo>
                                <a:pt x="6107430" y="0"/>
                              </a:lnTo>
                            </a:path>
                            <a:path w="6899275" h="0">
                              <a:moveTo>
                                <a:pt x="6101080" y="0"/>
                              </a:moveTo>
                              <a:lnTo>
                                <a:pt x="6899275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 Unicode MS" w:hAnsi="Arial Unicode MS"/>
        </w:rPr>
        <w:t>Document</w:t>
      </w:r>
      <w:r>
        <w:rPr>
          <w:rFonts w:ascii="Arial Unicode MS" w:hAnsi="Arial Unicode MS"/>
          <w:spacing w:val="-8"/>
        </w:rPr>
        <w:t xml:space="preserve"> </w:t>
      </w:r>
      <w:r>
        <w:rPr>
          <w:rFonts w:ascii="Arial Unicode MS" w:hAnsi="Arial Unicode MS"/>
        </w:rPr>
        <w:t>State:</w:t>
      </w:r>
      <w:r>
        <w:rPr>
          <w:rFonts w:ascii="Arial Unicode MS" w:hAnsi="Arial Unicode MS"/>
          <w:spacing w:val="-8"/>
        </w:rPr>
        <w:t xml:space="preserve"> </w:t>
      </w:r>
      <w:r>
        <w:rPr>
          <w:rFonts w:ascii="Arial Unicode MS" w:hAnsi="Arial Unicode MS"/>
        </w:rPr>
        <w:t>Effective</w:t>
      </w:r>
      <w:r>
        <w:rPr>
          <w:rFonts w:ascii="Arial Unicode MS" w:hAnsi="Arial Unicode MS"/>
          <w:spacing w:val="-7"/>
        </w:rPr>
        <w:t xml:space="preserve"> </w:t>
      </w:r>
      <w:r>
        <w:rPr>
          <w:rFonts w:ascii="Arial Unicode MS" w:hAnsi="Arial Unicode MS"/>
          <w:spacing w:val="-2"/>
        </w:rPr>
        <w:t>(Simple)</w:t>
      </w:r>
    </w:p>
    <w:p>
      <w:pPr>
        <w:pStyle w:val="BodyText"/>
        <w:spacing w:before="52" w:after="0"/>
        <w:rPr>
          <w:rFonts w:ascii="Arial Unicode MS" w:hAnsi="Arial Unicode MS"/>
          <w:sz w:val="20"/>
        </w:rPr>
      </w:pPr>
      <w:r>
        <w:br w:type="column"/>
      </w:r>
      <w:r>
        <w:rPr>
          <w:rFonts w:ascii="Arial Unicode MS" w:hAnsi="Arial Unicode MS"/>
          <w:sz w:val="20"/>
        </w:rPr>
      </w:r>
    </w:p>
    <w:p>
      <w:pPr>
        <w:pStyle w:val="Normal"/>
        <w:spacing w:before="0" w:after="0"/>
        <w:ind w:hanging="0" w:left="2321" w:right="0"/>
        <w:jc w:val="left"/>
        <w:rPr>
          <w:sz w:val="20"/>
        </w:rPr>
      </w:pPr>
      <w:r>
        <w:rPr>
          <w:sz w:val="20"/>
        </w:rPr>
        <w:t xml:space="preserve">Page 15 of </w:t>
      </w:r>
      <w:r>
        <w:rPr>
          <w:spacing w:val="-5"/>
          <w:sz w:val="20"/>
        </w:rPr>
        <w:t>27</w:t>
      </w:r>
    </w:p>
    <w:p>
      <w:pPr>
        <w:sectPr>
          <w:type w:val="continuous"/>
          <w:pgSz w:w="12240" w:h="15840"/>
          <w:pgMar w:left="360" w:right="360" w:gutter="0" w:header="278" w:top="1220" w:footer="839" w:bottom="1020"/>
          <w:cols w:num="2" w:equalWidth="false" w:sep="false">
            <w:col w:w="7538" w:space="40"/>
            <w:col w:w="3941"/>
          </w:cols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242">
                <wp:simplePos x="0" y="0"/>
                <wp:positionH relativeFrom="page">
                  <wp:posOffset>404495</wp:posOffset>
                </wp:positionH>
                <wp:positionV relativeFrom="page">
                  <wp:posOffset>786130</wp:posOffset>
                </wp:positionV>
                <wp:extent cx="6975475" cy="8354695"/>
                <wp:effectExtent l="0" t="0" r="0" b="0"/>
                <wp:wrapNone/>
                <wp:docPr id="59" name="Textbox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5360" cy="835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10856" w:type="dxa"/>
                              <w:jc w:val="left"/>
                              <w:tblInd w:w="67" w:type="dxa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04"/>
                              <w:gridCol w:w="1556"/>
                              <w:gridCol w:w="2981"/>
                              <w:gridCol w:w="994"/>
                              <w:gridCol w:w="1273"/>
                              <w:gridCol w:w="1247"/>
                            </w:tblGrid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 w:before="196" w:after="0"/>
                                    <w:ind w:left="112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Rule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 w:before="196" w:after="0"/>
                                    <w:ind w:left="112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Checker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 w:before="196" w:after="0"/>
                                    <w:ind w:left="112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 w:before="196" w:after="0"/>
                                    <w:ind w:left="112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Enabled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 w:before="196" w:after="0"/>
                                    <w:ind w:left="112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Violations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 w:before="196" w:after="0"/>
                                    <w:ind w:left="112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Deviations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CL.FFM.ASSIGN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CL.FFM.ASSI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GN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20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Use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free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memory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(double free) - no operator=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CL.ASSIGN.VOID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CL.ASSIGN.V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OID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1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Assignment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operator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returns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void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CL.ASSIGN.RETURN_CON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ST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171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CL.ASSIGN.R ETURN_CON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ST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Assignment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operator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returns constant reference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CL.ASSIGN.NON_CONST_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ARG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170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CL.ASSIGN.N ON_CONST_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ARG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2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Assignment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operator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declares non-constant reference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argument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CERT.MEMCMP.PADDED_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CERT.MEMC MP.PADDED_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Do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compare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padding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CERT.MEMCMP.FLOAT_M EMBER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CERT.MEMC MP.FLOAT_M EMBER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Do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compare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when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member is floating point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CERT.ARR.PTR.ARITH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CERT.ARR.PT R.ARITH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Pointer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used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arithmetic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expression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BYTEORDER.NTOH.RECV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BYTEORDER. NTOH.RECV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1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Missed conversion from network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host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byte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order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BYTEORDER.NTOH.READ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BYTEORDER. NTOH.READ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20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Missed conversion from network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host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byte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order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BYTEORDER.HTON.WRITE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BYTEORDER. HTON.WRITE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Missed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conversion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host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 network byte order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BYTEORDER.HTON.SEND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BYTEORDER. HTON.SEND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Missed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conversion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host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 network byte order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BSTR.OPS.EQS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12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BSTR.OPS.E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QS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1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Illegal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equality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comparison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 BSTR values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BSTR.OPS.COMP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BSTR.OPS.C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OMP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Illegal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comparison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BSTR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values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BSTR.OPS.ARITHM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BSTR.OPS.A RITHM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1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Illegal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arithmetic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operations with BSTR values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BSTR.IA.INIT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BSTR.IA.INIT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20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BSTR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variable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initialized with a non-BSTR value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BSTR.IA.ASSIGN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BSTR.IA.ASSI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GN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3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BSTR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variable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assigned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 non-BSTR value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BSTR.FUNC.REALLOC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BSTR.FUNC. REALLOC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Incorrect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call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BSTR reallocating function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BSTR.FUNC.LEN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BSTR.FUNC.L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1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Trying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get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length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non-BSTR string using BSTR-related functions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BSTR.FUNC.FREE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BSTR.FUNC.F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REE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Incorrect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call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BSTR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freeing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function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BSTR.FUNC.ALLOC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BSTR.FUNC.A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LLOC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1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Incorrect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call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BSTR allocating function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BSTR.CAST.CPP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BSTR.CAST.C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PP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C++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style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type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cast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BSTR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8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BSTR.CAST.C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BSTR.CAST.C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style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type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cast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BSTR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9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ASSIGCOND.GEN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ASSIGCOND.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GEN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Assignment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condition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ASSIGCOND.CALL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ASSIGCOND.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CALL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Assignment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condition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(call)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6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ABV.UNKNOWN_SIZE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6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ABV.UNKNO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6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Buffer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Overflow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Array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Index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6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8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6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6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6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6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6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57" path="m0,0l-2147483645,0l-2147483645,-2147483646l0,-2147483646xe" stroked="f" o:allowincell="f" style="position:absolute;margin-left:31.85pt;margin-top:61.9pt;width:549.2pt;height:657.8pt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10856" w:type="dxa"/>
                        <w:jc w:val="left"/>
                        <w:tblInd w:w="67" w:type="dxa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04"/>
                        <w:gridCol w:w="1556"/>
                        <w:gridCol w:w="2981"/>
                        <w:gridCol w:w="994"/>
                        <w:gridCol w:w="1273"/>
                        <w:gridCol w:w="1247"/>
                      </w:tblGrid>
                      <w:tr>
                        <w:trPr>
                          <w:trHeight w:val="426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 w:before="196" w:after="0"/>
                              <w:ind w:left="112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Rule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 w:before="196" w:after="0"/>
                              <w:ind w:left="112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Checker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 w:before="196" w:after="0"/>
                              <w:ind w:left="112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 w:before="196" w:after="0"/>
                              <w:ind w:left="112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Enabled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 w:before="196" w:after="0"/>
                              <w:ind w:left="112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Violations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 w:before="196" w:after="0"/>
                              <w:ind w:left="112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Deviations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CL.FFM.ASSIGN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CL.FFM.ASSI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GN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20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Use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free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memory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(double free) - no operator=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CL.ASSIGN.VOID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CL.ASSIGN.V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OID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14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Assignment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operator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returns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void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69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CL.ASSIGN.RETURN_CON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ST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171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CL.ASSIGN.R ETURN_CON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ST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Assignment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operator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returns constant reference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69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CL.ASSIGN.NON_CONST_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ARG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17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CL.ASSIGN.N ON_CONST_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ARG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2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Assignment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operator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declares non-constant reference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argument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69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CERT.MEMCMP.PADDED_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CERT.MEMC MP.PADDED_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Do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not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compare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padding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9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CERT.MEMCMP.FLOAT_M EMBER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CERT.MEMC MP.FLOAT_M EMBER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Do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not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compare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when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member is floating point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CERT.ARR.PTR.ARITH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CERT.ARR.PT R.ARITH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Pointer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used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arithmetic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expression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BYTEORDER.NTOH.RECV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BYTEORDER. NTOH.RECV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14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Missed conversion from network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host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byte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order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BYTEORDER.NTOH.READ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BYTEORDER. NTOH.READ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20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Missed conversion from network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host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byte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order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BYTEORDER.HTON.WRITE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BYTEORDER. HTON.WRITE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Missed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conversion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host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 network byte order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BYTEORDER.HTON.SEND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BYTEORDER. HTON.SEND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Missed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conversion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host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 network byte order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BSTR.OPS.EQS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12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BSTR.OPS.E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QS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14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Illegal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equality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comparison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 BSTR values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BSTR.OPS.COMP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BSTR.OPS.C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OMP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Illegal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comparison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BSTR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values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BSTR.OPS.ARITHM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BSTR.OPS.A RITHM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14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Illegal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arithmetic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operations with BSTR values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BSTR.IA.INIT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BSTR.IA.INIT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20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BSTR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variable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initialized with a non-BSTR value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BSTR.IA.ASSIGN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BSTR.IA.ASSI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GN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3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BSTR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variable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assigned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 non-BSTR value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BSTR.FUNC.REALLOC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BSTR.FUNC. REALLOC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Incorrect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call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BSTR reallocating function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9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BSTR.FUNC.LEN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BSTR.FUNC.L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14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Trying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get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length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non-BSTR string using BSTR-related functions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BSTR.FUNC.FREE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BSTR.FUNC.F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REE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Incorrect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call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BSTR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freeing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function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BSTR.FUNC.ALLOC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BSTR.FUNC.A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LLOC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14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Incorrect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call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BSTR allocating function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BSTR.CAST.CPP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BSTR.CAST.C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PP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C++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style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type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cast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BSTR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68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BSTR.CAST.C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BSTR.CAST.C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style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type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cast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BSTR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59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ASSIGCOND.GEN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ASSIGCOND.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GEN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Assignment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condition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ASSIGCOND.CALL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ASSIGCOND.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CALL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Assignment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condition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(call)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56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6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ABV.UNKNOWN_SIZE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6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ABV.UNKNO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6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Buffer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Overflow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Array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Index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6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88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6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"/>
                              </w:rPr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6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"/>
                              </w:rPr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6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"/>
                              </w:rPr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6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"/>
                              </w:rPr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6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41" w:after="0"/>
        <w:rPr>
          <w:sz w:val="20"/>
        </w:rPr>
      </w:pPr>
      <w:r>
        <w:rPr>
          <w:sz w:val="20"/>
        </w:rPr>
      </w:r>
    </w:p>
    <w:p>
      <w:pPr>
        <w:sectPr>
          <w:headerReference w:type="default" r:id="rId21"/>
          <w:footerReference w:type="default" r:id="rId22"/>
          <w:type w:val="nextPage"/>
          <w:pgSz w:w="12240" w:h="15840"/>
          <w:pgMar w:left="360" w:right="360" w:gutter="0" w:header="278" w:top="1220" w:footer="1167" w:bottom="1360"/>
          <w:pgNumType w:start="16" w:fmt="decimal"/>
          <w:formProt w:val="false"/>
          <w:textDirection w:val="lrTb"/>
          <w:docGrid w:type="default" w:linePitch="100" w:charSpace="4096"/>
        </w:sectPr>
        <w:pStyle w:val="Normal"/>
        <w:tabs>
          <w:tab w:val="clear" w:pos="720"/>
          <w:tab w:val="left" w:pos="4810" w:leader="none"/>
        </w:tabs>
        <w:spacing w:before="0" w:after="0"/>
        <w:ind w:hanging="0" w:left="3254" w:right="0"/>
        <w:jc w:val="left"/>
        <w:rPr>
          <w:sz w:val="20"/>
        </w:rPr>
      </w:pPr>
      <w:r>
        <w:rPr>
          <w:spacing w:val="-2"/>
          <w:sz w:val="20"/>
        </w:rPr>
        <w:t>WN_SIZE</w:t>
      </w:r>
      <w:r>
        <w:rPr>
          <w:sz w:val="20"/>
        </w:rPr>
        <w:tab/>
        <w:t>Out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Bounds</w:t>
      </w:r>
    </w:p>
    <w:tbl>
      <w:tblPr>
        <w:tblW w:w="10856" w:type="dxa"/>
        <w:jc w:val="left"/>
        <w:tblInd w:w="35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1556"/>
        <w:gridCol w:w="2981"/>
        <w:gridCol w:w="994"/>
        <w:gridCol w:w="1273"/>
        <w:gridCol w:w="1247"/>
      </w:tblGrid>
      <w:tr>
        <w:trPr>
          <w:trHeight w:val="426" w:hRule="atLeast"/>
        </w:trPr>
        <w:tc>
          <w:tcPr>
            <w:tcW w:w="280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8" w:before="189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Rule</w:t>
            </w:r>
          </w:p>
        </w:tc>
        <w:tc>
          <w:tcPr>
            <w:tcW w:w="155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8" w:before="189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Checker</w:t>
            </w:r>
          </w:p>
        </w:tc>
        <w:tc>
          <w:tcPr>
            <w:tcW w:w="298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8" w:before="189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99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8" w:before="189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Enabled</w:t>
            </w:r>
          </w:p>
        </w:tc>
        <w:tc>
          <w:tcPr>
            <w:tcW w:w="127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8" w:before="189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Violations</w:t>
            </w:r>
          </w:p>
        </w:tc>
        <w:tc>
          <w:tcPr>
            <w:tcW w:w="124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8" w:before="189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Deviations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ABV.UNICODE.SELF_MAP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2"/>
                <w:sz w:val="20"/>
              </w:rPr>
              <w:t>ABV.UNICOD</w:t>
            </w:r>
          </w:p>
          <w:p>
            <w:pPr>
              <w:pStyle w:val="TableParagraph"/>
              <w:spacing w:lineRule="exact" w:line="218"/>
              <w:rPr>
                <w:sz w:val="20"/>
              </w:rPr>
            </w:pPr>
            <w:r>
              <w:rPr>
                <w:spacing w:val="-2"/>
                <w:sz w:val="20"/>
              </w:rPr>
              <w:t>E.SELF_MAP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z w:val="20"/>
              </w:rPr>
              <w:t>Mapping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failed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2"/>
                <w:sz w:val="20"/>
              </w:rPr>
              <w:t>ABV.UNICODE.NNTS_MAP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ABV.UNICOD</w:t>
            </w:r>
          </w:p>
          <w:p>
            <w:pPr>
              <w:pStyle w:val="TableParagraph"/>
              <w:spacing w:lineRule="exact" w:line="218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E.NNTS_MAP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ind w:left="110" w:right="0"/>
              <w:rPr>
                <w:sz w:val="20"/>
              </w:rPr>
            </w:pPr>
            <w:r>
              <w:rPr>
                <w:sz w:val="20"/>
              </w:rPr>
              <w:t>Buffer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overflow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mapping</w:t>
            </w:r>
          </w:p>
          <w:p>
            <w:pPr>
              <w:pStyle w:val="TableParagraph"/>
              <w:spacing w:lineRule="exact" w:line="218"/>
              <w:ind w:left="110" w:right="0"/>
              <w:rPr>
                <w:sz w:val="20"/>
              </w:rPr>
            </w:pPr>
            <w:r>
              <w:rPr>
                <w:sz w:val="20"/>
              </w:rPr>
              <w:t>character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8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ABV.UNICODE.FAILED_MA </w:t>
            </w:r>
            <w:r>
              <w:rPr>
                <w:spacing w:val="-10"/>
                <w:sz w:val="20"/>
              </w:rPr>
              <w:t>P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ABV.UNICOD E.FAILED_MA</w:t>
            </w:r>
          </w:p>
          <w:p>
            <w:pPr>
              <w:pStyle w:val="TableParagraph"/>
              <w:spacing w:lineRule="exact" w:line="218"/>
              <w:rPr>
                <w:sz w:val="20"/>
              </w:rPr>
            </w:pPr>
            <w:r>
              <w:rPr>
                <w:spacing w:val="-10"/>
                <w:sz w:val="20"/>
              </w:rPr>
              <w:t>P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z w:val="20"/>
              </w:rPr>
              <w:t>Mapping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failed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07" w:right="8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ABV.UNICODE.BOUND_MA </w:t>
            </w:r>
            <w:r>
              <w:rPr>
                <w:spacing w:val="-10"/>
                <w:sz w:val="20"/>
              </w:rPr>
              <w:t>P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ABV.UNICOD E.BOUND_MA</w:t>
            </w:r>
          </w:p>
          <w:p>
            <w:pPr>
              <w:pStyle w:val="TableParagraph"/>
              <w:spacing w:lineRule="exact" w:line="218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P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Buffer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overflow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mapping character function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ABV.TAINTED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2"/>
                <w:sz w:val="20"/>
              </w:rPr>
              <w:t>ABV.TAINTED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z w:val="20"/>
              </w:rPr>
              <w:t>Buffer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Overflow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from</w:t>
            </w:r>
          </w:p>
          <w:p>
            <w:pPr>
              <w:pStyle w:val="TableParagraph"/>
              <w:spacing w:lineRule="exact" w:line="218"/>
              <w:rPr>
                <w:sz w:val="20"/>
              </w:rPr>
            </w:pPr>
            <w:r>
              <w:rPr>
                <w:sz w:val="20"/>
              </w:rPr>
              <w:t>Unvalidated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Input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2"/>
                <w:sz w:val="20"/>
              </w:rPr>
              <w:t>ABV.STACK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ABV.STACK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ind w:left="110" w:right="0"/>
              <w:rPr>
                <w:sz w:val="20"/>
              </w:rPr>
            </w:pPr>
            <w:r>
              <w:rPr>
                <w:sz w:val="20"/>
              </w:rPr>
              <w:t>Buffer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Overflow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Array</w:t>
            </w:r>
          </w:p>
          <w:p>
            <w:pPr>
              <w:pStyle w:val="TableParagraph"/>
              <w:spacing w:lineRule="exact" w:line="218"/>
              <w:ind w:left="110" w:right="0"/>
              <w:rPr>
                <w:sz w:val="20"/>
              </w:rPr>
            </w:pPr>
            <w:r>
              <w:rPr>
                <w:sz w:val="20"/>
              </w:rPr>
              <w:t>Index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Bounds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ABV.MEMBER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2"/>
                <w:sz w:val="20"/>
              </w:rPr>
              <w:t>ABV.MEMBER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z w:val="20"/>
              </w:rPr>
              <w:t>Buffer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Overflow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Index</w:t>
            </w:r>
          </w:p>
          <w:p>
            <w:pPr>
              <w:pStyle w:val="TableParagraph"/>
              <w:spacing w:lineRule="exact" w:line="218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Bounds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2"/>
                <w:sz w:val="20"/>
              </w:rPr>
              <w:t>ABV.ITERATOR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ABV.ITERATO</w:t>
            </w:r>
          </w:p>
          <w:p>
            <w:pPr>
              <w:pStyle w:val="TableParagraph"/>
              <w:spacing w:lineRule="exact" w:line="218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ind w:left="110" w:right="0"/>
              <w:rPr>
                <w:sz w:val="20"/>
              </w:rPr>
            </w:pPr>
            <w:r>
              <w:rPr>
                <w:sz w:val="20"/>
              </w:rPr>
              <w:t>Buffer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Overflow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Index</w:t>
            </w:r>
          </w:p>
          <w:p>
            <w:pPr>
              <w:pStyle w:val="TableParagraph"/>
              <w:spacing w:lineRule="exact" w:line="218"/>
              <w:ind w:left="110" w:right="0"/>
              <w:rPr>
                <w:sz w:val="20"/>
              </w:rPr>
            </w:pPr>
            <w:r>
              <w:rPr>
                <w:sz w:val="20"/>
              </w:rPr>
              <w:t>may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Bounds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ABV.GENERAL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2"/>
                <w:sz w:val="20"/>
              </w:rPr>
              <w:t>ABV.GENERA</w:t>
            </w:r>
          </w:p>
          <w:p>
            <w:pPr>
              <w:pStyle w:val="TableParagraph"/>
              <w:spacing w:lineRule="exact" w:line="218"/>
              <w:rPr>
                <w:sz w:val="20"/>
              </w:rPr>
            </w:pPr>
            <w:r>
              <w:rPr>
                <w:spacing w:val="-10"/>
                <w:sz w:val="20"/>
              </w:rPr>
              <w:t>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z w:val="20"/>
              </w:rPr>
              <w:t>Buffer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Overflow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Index</w:t>
            </w:r>
          </w:p>
          <w:p>
            <w:pPr>
              <w:pStyle w:val="TableParagraph"/>
              <w:spacing w:lineRule="exact" w:line="218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Bounds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2"/>
                <w:sz w:val="20"/>
              </w:rPr>
              <w:t>ABV.ANY_SIZE_ARRAY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ABV.ANY_SIZ</w:t>
            </w:r>
          </w:p>
          <w:p>
            <w:pPr>
              <w:pStyle w:val="TableParagraph"/>
              <w:spacing w:lineRule="exact" w:line="218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E_ARRAY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ind w:left="110" w:right="0"/>
              <w:rPr>
                <w:sz w:val="20"/>
              </w:rPr>
            </w:pPr>
            <w:r>
              <w:rPr>
                <w:sz w:val="20"/>
              </w:rPr>
              <w:t>Buffer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Overflow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Index</w:t>
            </w:r>
          </w:p>
          <w:p>
            <w:pPr>
              <w:pStyle w:val="TableParagraph"/>
              <w:spacing w:lineRule="exact" w:line="218"/>
              <w:ind w:left="110" w:right="0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Bounds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FFFFFF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FFFFFF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23"/>
          <w:headerReference w:type="first" r:id="rId24"/>
          <w:footerReference w:type="default" r:id="rId25"/>
          <w:footerReference w:type="first" r:id="rId26"/>
          <w:type w:val="nextPage"/>
          <w:pgSz w:w="12240" w:h="15840"/>
          <w:pgMar w:left="360" w:right="360" w:gutter="0" w:header="278" w:top="1240" w:footer="1167" w:bottom="1520"/>
          <w:pgNumType w:fmt="decimal"/>
          <w:formProt w:val="false"/>
          <w:textDirection w:val="lrTb"/>
          <w:docGrid w:type="default" w:linePitch="100" w:charSpace="4096"/>
        </w:sectPr>
        <w:pStyle w:val="Normal"/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behindDoc="0" distT="0" distB="0" distL="0" distR="0" simplePos="0" locked="0" layoutInCell="0" allowOverlap="1" relativeHeight="244">
                <wp:simplePos x="0" y="0"/>
                <wp:positionH relativeFrom="page">
                  <wp:posOffset>533400</wp:posOffset>
                </wp:positionH>
                <wp:positionV relativeFrom="page">
                  <wp:posOffset>9070975</wp:posOffset>
                </wp:positionV>
                <wp:extent cx="6781800" cy="9525"/>
                <wp:effectExtent l="0" t="0" r="0" b="0"/>
                <wp:wrapNone/>
                <wp:docPr id="65" name="Graphic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680" cy="9360"/>
                        </a:xfrm>
                        <a:custGeom>
                          <a:avLst/>
                          <a:gdLst>
                            <a:gd name="textAreaLeft" fmla="*/ 0 w 3844800"/>
                            <a:gd name="textAreaRight" fmla="*/ 3845160 w 3844800"/>
                            <a:gd name="textAreaTop" fmla="*/ 0 h 5400"/>
                            <a:gd name="textAreaBottom" fmla="*/ 5760 h 5400"/>
                          </a:gdLst>
                          <a:ahLst/>
                          <a:rect l="textAreaLeft" t="textAreaTop" r="textAreaRight" b="textAreaBottom"/>
                          <a:pathLst>
                            <a:path w="6781800" h="9525">
                              <a:moveTo>
                                <a:pt x="6781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781800" y="9524"/>
                              </a:lnTo>
                              <a:lnTo>
                                <a:pt x="6781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40" w:before="0" w:after="0"/>
        <w:rPr>
          <w:sz w:val="32"/>
        </w:rPr>
      </w:pPr>
      <w:r>
        <w:rPr>
          <w:sz w:val="32"/>
        </w:rPr>
      </w:r>
    </w:p>
    <w:p>
      <w:pPr>
        <w:pStyle w:val="Normal"/>
        <w:spacing w:lineRule="auto" w:line="240" w:before="0" w:after="0"/>
        <w:rPr>
          <w:sz w:val="32"/>
        </w:rPr>
      </w:pPr>
      <w:r>
        <w:rPr>
          <w:sz w:val="32"/>
        </w:rPr>
      </w:r>
    </w:p>
    <w:p>
      <w:pPr>
        <w:pStyle w:val="Normal"/>
        <w:spacing w:lineRule="auto" w:line="240" w:before="0" w:after="0"/>
        <w:rPr>
          <w:sz w:val="32"/>
        </w:rPr>
      </w:pPr>
      <w:r>
        <w:rPr>
          <w:sz w:val="32"/>
        </w:rPr>
      </w:r>
    </w:p>
    <w:p>
      <w:pPr>
        <w:pStyle w:val="Normal"/>
        <w:spacing w:lineRule="auto" w:line="240" w:before="0" w:after="0"/>
        <w:rPr>
          <w:sz w:val="32"/>
        </w:rPr>
      </w:pPr>
      <w:r>
        <w:rPr>
          <w:sz w:val="32"/>
        </w:rPr>
      </w:r>
    </w:p>
    <w:p>
      <w:pPr>
        <w:pStyle w:val="Normal"/>
        <w:spacing w:lineRule="auto" w:line="240" w:before="126" w:after="0"/>
        <w:rPr>
          <w:sz w:val="32"/>
        </w:rPr>
      </w:pPr>
      <w:r>
        <w:rPr>
          <w:sz w:val="32"/>
        </w:rPr>
      </w:r>
    </w:p>
    <w:p>
      <w:pPr>
        <w:sectPr>
          <w:headerReference w:type="default" r:id="rId27"/>
          <w:headerReference w:type="first" r:id="rId28"/>
          <w:footerReference w:type="default" r:id="rId29"/>
          <w:footerReference w:type="first" r:id="rId30"/>
          <w:type w:val="nextPage"/>
          <w:pgSz w:w="11906" w:h="16838"/>
          <w:pgMar w:left="1440" w:right="1440" w:gutter="0" w:header="302" w:top="1460" w:footer="1275" w:bottom="146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0" w:after="0"/>
        <w:ind w:hanging="0" w:left="0" w:right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color w:val="000009"/>
          <w:sz w:val="32"/>
        </w:rPr>
        <w:t>CS</w:t>
      </w:r>
      <w:r>
        <w:rPr>
          <w:rFonts w:ascii="Times New Roman" w:hAnsi="Times New Roman"/>
          <w:b/>
          <w:color w:val="000009"/>
          <w:spacing w:val="-8"/>
          <w:sz w:val="32"/>
        </w:rPr>
        <w:t xml:space="preserve"> </w:t>
      </w:r>
      <w:r>
        <w:rPr>
          <w:rFonts w:ascii="Times New Roman" w:hAnsi="Times New Roman"/>
          <w:b/>
          <w:color w:val="000009"/>
          <w:sz w:val="32"/>
        </w:rPr>
        <w:t>
          <w:del w:id="63" w:author="Claude" w:date="2025-12-28T03:38:45Z">
            <w:r>
              <w:delText>H_0_6</w:delText>
            </w:r>
          </w:del>
          <w:ins w:id="64" w:author="Claude" w:date="2025-12-28T03:38:45Z">
            <w:r>
              <w:t>H_2_0</w:t>
            </w:r>
          </w:ins>
        </w:t>
      </w:r>
      <w:r>
        <w:rPr>
          <w:rFonts w:ascii="Times New Roman" w:hAnsi="Times New Roman"/>
          <w:b/>
          <w:color w:val="000009"/>
          <w:spacing w:val="-8"/>
          <w:sz w:val="32"/>
        </w:rPr>
        <w:t xml:space="preserve"> </w:t>
      </w:r>
      <w:r>
        <w:rPr>
          <w:rFonts w:ascii="Times New Roman" w:hAnsi="Times New Roman"/>
          <w:b/>
          <w:color w:val="000009"/>
          <w:sz w:val="32"/>
        </w:rPr>
        <w:t>Report</w:t>
      </w:r>
      <w:r>
        <w:rPr>
          <w:rFonts w:ascii="Times New Roman" w:hAnsi="Times New Roman"/>
          <w:b/>
          <w:color w:val="000009"/>
          <w:spacing w:val="-9"/>
          <w:sz w:val="32"/>
        </w:rPr>
        <w:t xml:space="preserve"> </w:t>
      </w:r>
      <w:r>
        <w:rPr>
          <w:rFonts w:ascii="Times New Roman" w:hAnsi="Times New Roman"/>
          <w:b/>
          <w:color w:val="000009"/>
          <w:spacing w:val="-2"/>
          <w:sz w:val="32"/>
        </w:rPr>
        <w:t>additions</w:t>
      </w:r>
    </w:p>
    <w:p>
      <w:pPr>
        <w:pStyle w:val="Heading2"/>
        <w:ind w:hanging="0" w:left="0" w:right="0"/>
        <w:jc w:val="center"/>
        <w:rPr>
          <w:u w:val="none"/>
        </w:rPr>
      </w:pPr>
      <w:r>
        <w:rPr>
          <w:color w:val="000009"/>
          <w:u w:val="single" w:color="000009"/>
        </w:rPr>
        <w:t>Table</w:t>
      </w:r>
      <w:r>
        <w:rPr>
          <w:color w:val="000009"/>
          <w:spacing w:val="-2"/>
          <w:u w:val="single" w:color="000009"/>
        </w:rPr>
        <w:t xml:space="preserve"> </w:t>
      </w:r>
      <w:r>
        <w:rPr>
          <w:color w:val="000009"/>
          <w:u w:val="single" w:color="000009"/>
        </w:rPr>
        <w:t>Of</w:t>
      </w:r>
      <w:r>
        <w:rPr>
          <w:color w:val="000009"/>
          <w:spacing w:val="-5"/>
          <w:u w:val="single" w:color="000009"/>
        </w:rPr>
        <w:t xml:space="preserve"> </w:t>
      </w:r>
      <w:r>
        <w:rPr>
          <w:color w:val="000009"/>
          <w:spacing w:val="-2"/>
          <w:u w:val="single" w:color="000009"/>
        </w:rPr>
        <w:t>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numPr>
              <w:ilvl w:val="0"/>
              <w:numId w:val="2"/>
            </w:numPr>
            <w:tabs>
              <w:tab w:val="clear" w:pos="720"/>
              <w:tab w:val="left" w:pos="598" w:leader="none"/>
              <w:tab w:val="right" w:pos="8670" w:leader="dot"/>
            </w:tabs>
            <w:spacing w:lineRule="auto" w:line="240" w:before="275" w:after="0"/>
            <w:ind w:hanging="240" w:left="598" w:right="0"/>
            <w:jc w:val="left"/>
            <w:rPr/>
          </w:pPr>
          <w:hyperlink w:anchor="_bookmark0">
            <w:r>
              <w:rPr>
                <w:rStyle w:val="ListLabel21"/>
                <w:color w:val="000009"/>
                <w:spacing w:val="-2"/>
              </w:rPr>
              <w:t>Introduction</w:t>
            </w:r>
            <w:r>
              <w:rPr>
                <w:rStyle w:val="ListLabel21"/>
                <w:color w:val="000009"/>
              </w:rPr>
              <w:tab/>
            </w:r>
            <w:r>
              <w:rPr>
                <w:rStyle w:val="ListLabel21"/>
                <w:color w:val="000009"/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val="clear" w:pos="720"/>
              <w:tab w:val="left" w:pos="1018" w:leader="none"/>
              <w:tab w:val="right" w:pos="8670" w:leader="dot"/>
            </w:tabs>
            <w:spacing w:lineRule="auto" w:line="240" w:before="100" w:after="0"/>
            <w:ind w:hanging="420" w:left="1018" w:right="0"/>
            <w:jc w:val="left"/>
            <w:rPr/>
          </w:pPr>
          <w:hyperlink w:anchor="_bookmark1">
            <w:r>
              <w:rPr>
                <w:rStyle w:val="ListLabel21"/>
                <w:color w:val="000009"/>
                <w:spacing w:val="-2"/>
              </w:rPr>
              <w:t>Purpose</w:t>
            </w:r>
            <w:r>
              <w:rPr>
                <w:rStyle w:val="ListLabel21"/>
                <w:color w:val="000009"/>
              </w:rPr>
              <w:tab/>
            </w:r>
            <w:r>
              <w:rPr>
                <w:rStyle w:val="ListLabel21"/>
                <w:color w:val="000009"/>
                <w:spacing w:val="-10"/>
              </w:rPr>
              <w:t>3</w:t>
            </w:r>
          </w:hyperlink>
        </w:p>
        <w:p>
          <w:pPr>
            <w:sectPr>
              <w:headerReference w:type="default" r:id="rId31"/>
              <w:headerReference w:type="first" r:id="rId32"/>
              <w:footerReference w:type="default" r:id="rId33"/>
              <w:footerReference w:type="first" r:id="rId34"/>
              <w:type w:val="nextPage"/>
              <w:pgSz w:w="11906" w:h="16838"/>
              <w:pgMar w:left="1440" w:right="1440" w:gutter="0" w:header="302" w:top="1460" w:footer="1275" w:bottom="1460"/>
              <w:pgNumType w:fmt="decimal"/>
              <w:formProt w:val="false"/>
              <w:textDirection w:val="lrTb"/>
              <w:docGrid w:type="default" w:linePitch="100" w:charSpace="4096"/>
            </w:sectPr>
            <w:pStyle w:val="TOC2"/>
            <w:numPr>
              <w:ilvl w:val="1"/>
              <w:numId w:val="2"/>
            </w:numPr>
            <w:tabs>
              <w:tab w:val="clear" w:pos="720"/>
              <w:tab w:val="left" w:pos="1018" w:leader="none"/>
              <w:tab w:val="right" w:pos="8670" w:leader="dot"/>
            </w:tabs>
            <w:spacing w:lineRule="auto" w:line="240" w:before="101" w:after="0"/>
            <w:ind w:hanging="420" w:left="1018" w:right="0"/>
            <w:jc w:val="left"/>
            <w:rPr/>
          </w:pPr>
          <w:hyperlink w:anchor="_bookmark2">
            <w:r>
              <w:rPr>
                <w:rStyle w:val="ListLabel21"/>
                <w:color w:val="000009"/>
              </w:rPr>
              <w:t>Issue</w:t>
            </w:r>
            <w:r>
              <w:rPr>
                <w:rStyle w:val="ListLabel21"/>
                <w:color w:val="000009"/>
                <w:spacing w:val="-5"/>
              </w:rPr>
              <w:t xml:space="preserve"> </w:t>
            </w:r>
            <w:r>
              <w:rPr>
                <w:rStyle w:val="ListLabel21"/>
                <w:color w:val="000009"/>
                <w:spacing w:val="-2"/>
              </w:rPr>
              <w:t>Description</w:t>
            </w:r>
            <w:r>
              <w:rPr>
                <w:rStyle w:val="ListLabel21"/>
                <w:color w:val="000009"/>
              </w:rPr>
              <w:tab/>
            </w:r>
            <w:r>
              <w:rPr>
                <w:rStyle w:val="ListLabel21"/>
                <w:color w:val="000009"/>
                <w:spacing w:val="-10"/>
              </w:rPr>
              <w:t>3</w:t>
            </w:r>
          </w:hyperlink>
        </w:p>
        <w:p>
          <w:pPr>
            <w:pStyle w:val="Heading2"/>
            <w:numPr>
              <w:ilvl w:val="0"/>
              <w:numId w:val="1"/>
            </w:numPr>
            <w:tabs>
              <w:tab w:val="clear" w:pos="720"/>
              <w:tab w:val="left" w:pos="717" w:leader="none"/>
            </w:tabs>
            <w:spacing w:lineRule="auto" w:line="240" w:before="83" w:after="0"/>
            <w:ind w:hanging="359" w:left="717" w:right="0"/>
            <w:jc w:val="left"/>
            <w:rPr>
              <w:color w:val="000009"/>
              <w:u w:val="none"/>
            </w:rPr>
          </w:pPr>
          <w:bookmarkStart w:id="0" w:name="_bookmark0"/>
          <w:bookmarkEnd w:id="0"/>
          <w:r>
            <w:rPr>
              <w:color w:val="000009"/>
              <w:spacing w:val="-2"/>
              <w:u w:val="none"/>
            </w:rPr>
            <w:t>INTRODUCTION</w:t>
          </w:r>
        </w:p>
        <w:p>
          <w:pPr>
            <w:pStyle w:val="BodyText"/>
            <w:spacing w:before="198" w:after="0"/>
            <w:rPr>
              <w:b/>
              <w:sz w:val="28"/>
            </w:rPr>
          </w:pPr>
          <w:r>
            <w:rPr>
              <w:b/>
              <w:sz w:val="28"/>
            </w:rPr>
          </w:r>
        </w:p>
        <w:p>
          <w:pPr>
            <w:pStyle w:val="Heading3"/>
            <w:numPr>
              <w:ilvl w:val="1"/>
              <w:numId w:val="1"/>
            </w:numPr>
            <w:tabs>
              <w:tab w:val="clear" w:pos="720"/>
              <w:tab w:val="left" w:pos="1149" w:leader="none"/>
            </w:tabs>
            <w:spacing w:lineRule="auto" w:line="240" w:before="0" w:after="0"/>
            <w:ind w:hanging="431" w:left="1149" w:right="0"/>
            <w:jc w:val="left"/>
            <w:rPr/>
          </w:pPr>
          <w:bookmarkStart w:id="1" w:name="_bookmark1"/>
          <w:bookmarkEnd w:id="1"/>
          <w:r>
            <w:rPr>
              <w:color w:val="000009"/>
              <w:spacing w:val="-2"/>
            </w:rPr>
            <w:t>PURPOSE</w:t>
          </w:r>
        </w:p>
        <w:p>
          <w:pPr>
            <w:pStyle w:val="BodyText"/>
            <w:spacing w:before="95" w:after="0"/>
            <w:rPr>
              <w:b/>
              <w:sz w:val="26"/>
            </w:rPr>
          </w:pPr>
          <w:r>
            <w:rPr>
              <w:b/>
              <w:sz w:val="26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Attached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to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static code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analysis report,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detail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all deviations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 xml:space="preserve">and </w:t>
          </w:r>
          <w:r>
            <w:rPr>
              <w:color w:val="000009"/>
              <w:spacing w:val="-2"/>
            </w:rPr>
            <w:t>mitigation</w:t>
          </w:r>
        </w:p>
        <w:p>
          <w:pPr>
            <w:pStyle w:val="BodyText"/>
            <w:spacing w:before="87" w:after="0"/>
            <w:rPr/>
          </w:pPr>
          <w:r>
            <w:rPr/>
          </w:r>
        </w:p>
        <w:p>
          <w:pPr>
            <w:pStyle w:val="Heading3"/>
            <w:numPr>
              <w:ilvl w:val="0"/>
              <w:numId w:val="1"/>
            </w:numPr>
            <w:tabs>
              <w:tab w:val="clear" w:pos="720"/>
              <w:tab w:val="left" w:pos="717" w:leader="none"/>
            </w:tabs>
            <w:spacing w:lineRule="auto" w:line="240" w:before="0" w:after="0"/>
            <w:ind w:hanging="359" w:left="717" w:right="0"/>
            <w:jc w:val="left"/>
            <w:rPr>
              <w:color w:val="000009"/>
            </w:rPr>
          </w:pPr>
          <w:bookmarkStart w:id="2" w:name="_bookmark2"/>
          <w:bookmarkEnd w:id="2"/>
          <w:r>
            <w:rPr>
              <w:color w:val="000009"/>
            </w:rPr>
            <w:t>ISSUE</w:t>
          </w:r>
          <w:r>
            <w:rPr>
              <w:color w:val="000009"/>
              <w:spacing w:val="-7"/>
            </w:rPr>
            <w:t xml:space="preserve"> </w:t>
          </w:r>
          <w:r>
            <w:rPr>
              <w:color w:val="000009"/>
              <w:spacing w:val="-2"/>
            </w:rPr>
            <w:t>DESCRIPTION</w:t>
          </w:r>
        </w:p>
        <w:p>
          <w:pPr>
            <w:pStyle w:val="BodyText"/>
            <w:spacing w:before="95" w:after="0"/>
            <w:rPr>
              <w:b/>
              <w:sz w:val="26"/>
            </w:rPr>
          </w:pPr>
          <w:r>
            <w:rPr>
              <w:b/>
              <w:sz w:val="26"/>
            </w:rPr>
          </w:r>
        </w:p>
        <w:p>
          <w:pPr>
            <w:pStyle w:val="Normal"/>
            <w:spacing w:before="1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Result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function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that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may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return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NULL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will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be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dereferenced</w:t>
          </w:r>
        </w:p>
        <w:p>
          <w:pPr>
            <w:pStyle w:val="Normal"/>
            <w:spacing w:lineRule="auto" w:line="240" w:before="45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1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
              <w:del w:id="1" w:author="Claude" w:date="2025-12-28T03:38:45Z">
                <w:r>
                  <w:delText>910</w:delText>
                </w:r>
              </w:del>
              <w:ins w:id="2" w:author="Claude" w:date="2025-12-28T03:38:45Z">
                <w:r>
                  <w:t>909</w:t>
                </w:r>
              </w:ins>
            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426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intentional,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Android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OS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restart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5"/>
            </w:rPr>
            <w:t xml:space="preserve"> </w:t>
          </w:r>
          <w:r>
            <w:rPr>
              <w:color w:val="000009"/>
            </w:rPr>
            <w:t>on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such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case</w:t>
          </w:r>
          <w:r>
            <w:rPr>
              <w:color w:val="000009"/>
              <w:spacing w:val="-5"/>
            </w:rPr>
            <w:t xml:space="preserve"> </w:t>
          </w:r>
          <w:r>
            <w:rPr>
              <w:color w:val="000009"/>
            </w:rPr>
            <w:t>(process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defined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as service by Android OS therefore will be automatically initialized)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Result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function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that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may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return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NULL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will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be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dereferenced</w:t>
          </w:r>
        </w:p>
        <w:p>
          <w:pPr>
            <w:pStyle w:val="Normal"/>
            <w:spacing w:lineRule="auto" w:line="240" w:before="44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5"/>
              <w:sz w:val="18"/>
            </w:rPr>
            <w:t xml:space="preserve"> </w:t>
          </w:r>
          <w:r>
            <w:rPr>
              <w:spacing w:val="-4"/>
              <w:sz w:val="18"/>
            </w:rPr>
            <w:t>
              <w:del w:id="3" w:author="Claude" w:date="2025-12-28T03:38:45Z">
                <w:r>
                  <w:delText>1050</w:delText>
                </w:r>
              </w:del>
              <w:ins w:id="4" w:author="Claude" w:date="2025-12-28T03:38:45Z">
                <w:r>
                  <w:t>1053</w:t>
                </w:r>
              </w:ins>
            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intentional,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Android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OS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restart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5"/>
            </w:rPr>
            <w:t xml:space="preserve"> </w:t>
          </w:r>
          <w:r>
            <w:rPr>
              <w:color w:val="000009"/>
            </w:rPr>
            <w:t>on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such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case</w:t>
          </w:r>
          <w:r>
            <w:rPr>
              <w:color w:val="000009"/>
              <w:spacing w:val="-5"/>
            </w:rPr>
            <w:t xml:space="preserve"> </w:t>
          </w:r>
          <w:r>
            <w:rPr>
              <w:color w:val="000009"/>
            </w:rPr>
            <w:t>(process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defined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as service by Android OS therefore will be automatically initialized)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1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6"/>
              <w:sz w:val="24"/>
            </w:rPr>
            <w:t xml:space="preserve"> </w:t>
          </w:r>
          <w:r>
            <w:rPr>
              <w:color w:val="111111"/>
              <w:sz w:val="20"/>
            </w:rPr>
            <w:t>Command</w:t>
          </w:r>
          <w:r>
            <w:rPr>
              <w:color w:val="111111"/>
              <w:spacing w:val="-7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Injection</w:t>
          </w:r>
        </w:p>
        <w:p>
          <w:pPr>
            <w:pStyle w:val="Normal"/>
            <w:spacing w:lineRule="auto" w:line="240" w:before="45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1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
              <w:del w:id="5" w:author="Claude" w:date="2025-12-28T03:38:45Z">
                <w:r>
                  <w:delText>949</w:delText>
                </w:r>
              </w:del>
              <w:ins w:id="6" w:author="Claude" w:date="2025-12-28T03:38:45Z">
                <w:r>
                  <w:t>1092</w:t>
                </w:r>
              </w:ins>
            </w:t>
          </w:r>
        </w:p>
        <w:p>
          <w:pPr>
            <w:pStyle w:val="Normal"/>
            <w:spacing w:lineRule="auto" w:line="240" w:before="68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spacing w:before="1" w:after="0"/>
            <w:ind w:left="358" w:right="439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no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need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to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protect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command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injection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state,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since</w:t>
          </w:r>
          <w:r>
            <w:rPr>
              <w:color w:val="000009"/>
              <w:spacing w:val="-6"/>
            </w:rPr>
            <w:t xml:space="preserve"> </w:t>
          </w:r>
          <w:r>
            <w:rPr>
              <w:color w:val="000009"/>
            </w:rPr>
            <w:t>commands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are</w:t>
          </w:r>
          <w:r>
            <w:rPr>
              <w:color w:val="000009"/>
              <w:spacing w:val="-5"/>
            </w:rPr>
            <w:t xml:space="preserve"> </w:t>
          </w:r>
          <w:r>
            <w:rPr>
              <w:color w:val="000009"/>
            </w:rPr>
            <w:t xml:space="preserve">arriving from application level that is controlled by ND, since CS is working in Kiosk node, no third party applications can inject data, additionally no internet connection is </w:t>
          </w:r>
          <w:r>
            <w:rPr>
              <w:color w:val="000009"/>
              <w:spacing w:val="-2"/>
            </w:rPr>
            <w:t>available.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6"/>
              <w:sz w:val="24"/>
            </w:rPr>
            <w:t xml:space="preserve"> </w:t>
          </w:r>
          <w:r>
            <w:rPr>
              <w:color w:val="111111"/>
              <w:sz w:val="20"/>
            </w:rPr>
            <w:t>Command</w:t>
          </w:r>
          <w:r>
            <w:rPr>
              <w:color w:val="111111"/>
              <w:spacing w:val="-7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Injection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
              <w:del w:id="7" w:author="Claude" w:date="2025-12-28T03:38:45Z">
                <w:r>
                  <w:delText>949</w:delText>
                </w:r>
              </w:del>
              <w:ins w:id="8" w:author="Claude" w:date="2025-12-28T03:38:45Z">
                <w:r>
                  <w:t>1092</w:t>
                </w:r>
              </w:ins>
            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439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no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need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to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protect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command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injection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state,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since</w:t>
          </w:r>
          <w:r>
            <w:rPr>
              <w:color w:val="000009"/>
              <w:spacing w:val="-6"/>
            </w:rPr>
            <w:t xml:space="preserve"> </w:t>
          </w:r>
          <w:r>
            <w:rPr>
              <w:color w:val="000009"/>
            </w:rPr>
            <w:t>commands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are</w:t>
          </w:r>
          <w:r>
            <w:rPr>
              <w:color w:val="000009"/>
              <w:spacing w:val="-5"/>
            </w:rPr>
            <w:t xml:space="preserve"> </w:t>
          </w:r>
          <w:r>
            <w:rPr>
              <w:color w:val="000009"/>
            </w:rPr>
            <w:t xml:space="preserve">arriving from application level that is controlled by ND, since CS is working in Kiosk node, no third party applications can inject data, additionally no internet connection is </w:t>
          </w:r>
          <w:r>
            <w:rPr>
              <w:color w:val="000009"/>
              <w:spacing w:val="-2"/>
            </w:rPr>
            <w:t>available.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sectPr>
              <w:headerReference w:type="default" r:id="rId35"/>
              <w:headerReference w:type="first" r:id="rId36"/>
              <w:footerReference w:type="default" r:id="rId37"/>
              <w:footerReference w:type="first" r:id="rId38"/>
              <w:type w:val="nextPage"/>
              <w:pgSz w:w="11906" w:h="16838"/>
              <w:pgMar w:left="1440" w:right="1440" w:gutter="0" w:header="302" w:top="1460" w:footer="1275" w:bottom="1460"/>
              <w:pgNumType w:fmt="decimal"/>
              <w:formProt w:val="false"/>
              <w:textDirection w:val="lrTb"/>
              <w:docGrid w:type="default" w:linePitch="100" w:charSpace="4096"/>
            </w:sect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6"/>
              <w:sz w:val="24"/>
            </w:rPr>
            <w:t xml:space="preserve"> </w:t>
          </w:r>
          <w:r>
            <w:rPr>
              <w:color w:val="111111"/>
              <w:sz w:val="20"/>
            </w:rPr>
            <w:t>Command</w:t>
          </w:r>
          <w:r>
            <w:rPr>
              <w:color w:val="111111"/>
              <w:spacing w:val="-7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Injection</w:t>
          </w:r>
        </w:p>
        <w:p>
          <w:pPr>
            <w:pStyle w:val="Normal"/>
            <w:spacing w:lineRule="auto" w:line="240" w:before="14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
              <w:del w:id="9" w:author="Claude" w:date="2025-12-28T03:38:45Z">
                <w:r>
                  <w:delText>963</w:delText>
                </w:r>
              </w:del>
              <w:ins w:id="10" w:author="Claude" w:date="2025-12-28T03:38:45Z">
                <w:r>
                  <w:t>1106</w:t>
                </w:r>
              </w:ins>
            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439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no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need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to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protect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command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injection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state,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since</w:t>
          </w:r>
          <w:r>
            <w:rPr>
              <w:color w:val="000009"/>
              <w:spacing w:val="-6"/>
            </w:rPr>
            <w:t xml:space="preserve"> </w:t>
          </w:r>
          <w:r>
            <w:rPr>
              <w:color w:val="000009"/>
            </w:rPr>
            <w:t>commands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are</w:t>
          </w:r>
          <w:r>
            <w:rPr>
              <w:color w:val="000009"/>
              <w:spacing w:val="-5"/>
            </w:rPr>
            <w:t xml:space="preserve"> </w:t>
          </w:r>
          <w:r>
            <w:rPr>
              <w:color w:val="000009"/>
            </w:rPr>
            <w:t xml:space="preserve">arriving from application level that is controlled by ND, since CS is working in Kiosk node, no third party applications can inject data, additionally no internet connection is </w:t>
          </w:r>
          <w:r>
            <w:rPr>
              <w:color w:val="000009"/>
              <w:spacing w:val="-2"/>
            </w:rPr>
            <w:t>available.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6"/>
              <w:sz w:val="24"/>
            </w:rPr>
            <w:t xml:space="preserve"> </w:t>
          </w:r>
          <w:r>
            <w:rPr>
              <w:color w:val="111111"/>
              <w:sz w:val="20"/>
            </w:rPr>
            <w:t>Command</w:t>
          </w:r>
          <w:r>
            <w:rPr>
              <w:color w:val="111111"/>
              <w:spacing w:val="-7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Injection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
              <w:del w:id="11" w:author="Claude" w:date="2025-12-28T03:38:45Z">
                <w:r>
                  <w:delText>963</w:delText>
                </w:r>
              </w:del>
              <w:ins w:id="12" w:author="Claude" w:date="2025-12-28T03:38:45Z">
                <w:r>
                  <w:t>1106</w:t>
                </w:r>
              </w:ins>
            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439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no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need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to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protect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command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injection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state,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since</w:t>
          </w:r>
          <w:r>
            <w:rPr>
              <w:color w:val="000009"/>
              <w:spacing w:val="-6"/>
            </w:rPr>
            <w:t xml:space="preserve"> </w:t>
          </w:r>
          <w:r>
            <w:rPr>
              <w:color w:val="000009"/>
            </w:rPr>
            <w:t>commands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are</w:t>
          </w:r>
          <w:r>
            <w:rPr>
              <w:color w:val="000009"/>
              <w:spacing w:val="-5"/>
            </w:rPr>
            <w:t xml:space="preserve"> </w:t>
          </w:r>
          <w:r>
            <w:rPr>
              <w:color w:val="000009"/>
            </w:rPr>
            <w:t xml:space="preserve">arriving from application level that is controlled by ND, since CS is working in Kiosk node, no third party applications can inject data, additionally no internet connection is </w:t>
          </w:r>
          <w:r>
            <w:rPr>
              <w:color w:val="000009"/>
              <w:spacing w:val="-2"/>
            </w:rPr>
            <w:t>available.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spacing w:before="1" w:after="0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426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3"/>
              <w:sz w:val="24"/>
            </w:rPr>
            <w:t xml:space="preserve"> </w:t>
          </w:r>
          <w:r>
            <w:rPr>
              <w:color w:val="111111"/>
              <w:sz w:val="20"/>
            </w:rPr>
            <w:t>Buffer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Overflow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-</w:t>
          </w:r>
          <w:r>
            <w:rPr>
              <w:color w:val="111111"/>
              <w:spacing w:val="-1"/>
              <w:sz w:val="20"/>
            </w:rPr>
            <w:t xml:space="preserve"> </w:t>
          </w:r>
          <w:r>
            <w:rPr>
              <w:color w:val="111111"/>
              <w:sz w:val="20"/>
            </w:rPr>
            <w:t>Array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Index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Out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2"/>
              <w:sz w:val="20"/>
            </w:rPr>
            <w:t xml:space="preserve"> </w:t>
          </w:r>
          <w:r>
            <w:rPr>
              <w:color w:val="111111"/>
              <w:sz w:val="20"/>
            </w:rPr>
            <w:t>Bounds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 xml:space="preserve">(Array </w:t>
          </w:r>
          <w:r>
            <w:rPr>
              <w:color w:val="8A0000"/>
              <w:sz w:val="20"/>
            </w:rPr>
            <w:t>'p'</w:t>
          </w:r>
          <w:r>
            <w:rPr>
              <w:color w:val="8A0000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unknown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size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may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use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index value(s) -1 )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/ini.c:</w:t>
          </w:r>
          <w:r>
            <w:rPr>
              <w:spacing w:val="-2"/>
              <w:sz w:val="18"/>
            </w:rPr>
            <w:t xml:space="preserve"> </w:t>
          </w:r>
          <w:r>
            <w:rPr>
              <w:spacing w:val="-5"/>
              <w:sz w:val="18"/>
            </w:rPr>
            <w:t>38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439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not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a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problem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since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strings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passed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to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the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function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are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lines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of data,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there for the risk of value with index -1 does not exist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spacing w:before="1" w:after="0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Memory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Leak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-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possible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/common.c:</w:t>
          </w:r>
          <w:r>
            <w:rPr>
              <w:spacing w:val="-4"/>
              <w:sz w:val="18"/>
            </w:rPr>
            <w:t xml:space="preserve"> </w:t>
          </w:r>
          <w:r>
            <w:rPr>
              <w:spacing w:val="-5"/>
              <w:sz w:val="18"/>
            </w:rPr>
            <w:t>
              <w:del w:id="39" w:author="Claude" w:date="2025-12-28T03:38:45Z">
                <w:r>
                  <w:delText>346</w:delText>
                </w:r>
              </w:del>
              <w:ins w:id="40" w:author="Claude" w:date="2025-12-28T03:38:45Z">
                <w:r>
                  <w:t>345</w:t>
                </w:r>
              </w:ins>
            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not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needed,</w:t>
          </w:r>
          <w:r>
            <w:rPr>
              <w:color w:val="000009"/>
              <w:spacing w:val="1"/>
            </w:rPr>
            <w:t xml:space="preserve"> </w:t>
          </w:r>
          <w:r>
            <w:rPr>
              <w:color w:val="000009"/>
            </w:rPr>
            <w:t>Android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will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reboot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the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before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reaching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to</w:t>
          </w:r>
          <w:r>
            <w:rPr>
              <w:color w:val="000009"/>
              <w:spacing w:val="1"/>
            </w:rPr>
            <w:t xml:space="preserve"> </w:t>
          </w:r>
          <w:r>
            <w:rPr>
              <w:color w:val="000009"/>
            </w:rPr>
            <w:t>this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  <w:spacing w:val="-2"/>
            </w:rPr>
            <w:t>state.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Resource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leak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(Resource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acquired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to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8A0000"/>
              <w:sz w:val="20"/>
            </w:rPr>
            <w:t>'socket_</w:t>
          </w:r>
          <w:r>
            <w:rPr>
              <w:color w:val="8A0000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at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line</w:t>
          </w:r>
          <w:r>
            <w:rPr>
              <w:color w:val="111111"/>
              <w:spacing w:val="-7"/>
              <w:sz w:val="20"/>
            </w:rPr>
            <w:t xml:space="preserve"> </w:t>
          </w:r>
          <w:r>
            <w:rPr>
              <w:color w:val="111111"/>
              <w:sz w:val="20"/>
            </w:rPr>
            <w:t>724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may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be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lost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here.)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764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426"/>
            <w:rPr/>
          </w:pPr>
          <w:r>
            <w:rPr>
              <w:color w:val="000009"/>
            </w:rPr>
            <w:t>Reasoning: no resource leak, thread will perform join and application will exit, resulting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restart,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which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the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result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want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(since</w:t>
          </w:r>
          <w:r>
            <w:rPr>
              <w:color w:val="000009"/>
              <w:spacing w:val="-5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can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not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assign the port, which forces service restart)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spacing w:before="1" w:after="0"/>
            <w:rPr/>
          </w:pPr>
          <w:r>
            <w:rPr/>
          </w:r>
        </w:p>
        <w:p>
          <w:pPr>
            <w:sectPr>
              <w:headerReference w:type="default" r:id="rId39"/>
              <w:headerReference w:type="first" r:id="rId40"/>
              <w:footerReference w:type="default" r:id="rId41"/>
              <w:footerReference w:type="first" r:id="rId42"/>
              <w:type w:val="nextPage"/>
              <w:pgSz w:w="11906" w:h="16838"/>
              <w:pgMar w:left="1440" w:right="1440" w:gutter="0" w:header="302" w:top="1460" w:footer="1275" w:bottom="1460"/>
              <w:pgNumType w:fmt="decimal"/>
              <w:formProt w:val="false"/>
              <w:textDirection w:val="lrTb"/>
              <w:docGrid w:type="default" w:linePitch="100" w:charSpace="4096"/>
            </w:sect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Resource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leak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(Resource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acquired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to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8A0000"/>
              <w:sz w:val="20"/>
            </w:rPr>
            <w:t>'socket_</w:t>
          </w:r>
          <w:r>
            <w:rPr>
              <w:color w:val="8A0000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at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line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724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may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be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lost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here.)</w:t>
          </w:r>
        </w:p>
        <w:p>
          <w:pPr>
            <w:pStyle w:val="Normal"/>
            <w:spacing w:before="8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764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274"/>
            <w:rPr/>
          </w:pPr>
          <w:r>
            <w:rPr>
              <w:color w:val="000009"/>
            </w:rPr>
            <w:t>Reasoning: no resource leak, thread will perform join and application will exit, resulting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restart,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which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the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result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want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(since</w:t>
          </w:r>
          <w:r>
            <w:rPr>
              <w:color w:val="000009"/>
              <w:spacing w:val="-5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cannot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assign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the port, which forces service restart)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Resource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leak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(Resource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acquired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to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8A0000"/>
              <w:sz w:val="20"/>
            </w:rPr>
            <w:t>'socket_</w:t>
          </w:r>
          <w:r>
            <w:rPr>
              <w:color w:val="8A0000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at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line</w:t>
          </w:r>
          <w:r>
            <w:rPr>
              <w:color w:val="111111"/>
              <w:spacing w:val="-7"/>
              <w:sz w:val="20"/>
            </w:rPr>
            <w:t xml:space="preserve"> </w:t>
          </w:r>
          <w:r>
            <w:rPr>
              <w:color w:val="111111"/>
              <w:sz w:val="20"/>
            </w:rPr>
            <w:t>724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may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be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lost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here.)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
              <w:del w:id="13" w:author="Claude" w:date="2025-12-28T03:38:45Z">
                <w:r>
                  <w:delText>778</w:delText>
                </w:r>
              </w:del>
              <w:ins w:id="14" w:author="Claude" w:date="2025-12-28T03:38:45Z">
                <w:r>
                  <w:t>781</w:t>
                </w:r>
              </w:ins>
            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426"/>
            <w:rPr/>
          </w:pPr>
          <w:r>
            <w:rPr>
              <w:color w:val="000009"/>
            </w:rPr>
            <w:t>Reasoning: no resource leak, thread will perform join and application will exit, resulting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restart,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which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the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result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want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(since</w:t>
          </w:r>
          <w:r>
            <w:rPr>
              <w:color w:val="000009"/>
              <w:spacing w:val="-5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can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not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assign the port, which forces service restart)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spacing w:before="1" w:after="0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6"/>
              <w:sz w:val="24"/>
            </w:rPr>
            <w:t xml:space="preserve"> </w:t>
          </w:r>
          <w:r>
            <w:rPr>
              <w:color w:val="111111"/>
              <w:sz w:val="20"/>
            </w:rPr>
            <w:t>Pointer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will</w:t>
          </w:r>
          <w:r>
            <w:rPr>
              <w:color w:val="111111"/>
              <w:spacing w:val="-7"/>
              <w:sz w:val="20"/>
            </w:rPr>
            <w:t xml:space="preserve"> </w:t>
          </w:r>
          <w:r>
            <w:rPr>
              <w:color w:val="111111"/>
              <w:sz w:val="20"/>
            </w:rPr>
            <w:t>be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dereferenced</w:t>
          </w:r>
          <w:r>
            <w:rPr>
              <w:color w:val="111111"/>
              <w:spacing w:val="-7"/>
              <w:sz w:val="20"/>
            </w:rPr>
            <w:t xml:space="preserve"> </w:t>
          </w:r>
          <w:r>
            <w:rPr>
              <w:color w:val="111111"/>
              <w:sz w:val="20"/>
            </w:rPr>
            <w:t>after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it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was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positively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checked</w:t>
          </w:r>
          <w:r>
            <w:rPr>
              <w:color w:val="111111"/>
              <w:spacing w:val="-7"/>
              <w:sz w:val="20"/>
            </w:rPr>
            <w:t xml:space="preserve"> </w:t>
          </w:r>
          <w:r>
            <w:rPr>
              <w:color w:val="111111"/>
              <w:sz w:val="20"/>
            </w:rPr>
            <w:t>for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pacing w:val="-4"/>
              <w:sz w:val="20"/>
            </w:rPr>
            <w:t>NULL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5"/>
              <w:sz w:val="18"/>
            </w:rPr>
            <w:t xml:space="preserve"> </w:t>
          </w:r>
          <w:r>
            <w:rPr>
              <w:spacing w:val="-4"/>
              <w:sz w:val="18"/>
            </w:rPr>
            <w:t>
              <w:del w:id="15" w:author="Claude" w:date="2025-12-28T03:38:45Z">
                <w:r>
                  <w:delText>1050</w:delText>
                </w:r>
              </w:del>
              <w:ins w:id="16" w:author="Claude" w:date="2025-12-28T03:38:45Z">
                <w:r>
                  <w:t>1053</w:t>
                </w:r>
              </w:ins>
            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restart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this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case,</w:t>
          </w:r>
          <w:r>
            <w:rPr>
              <w:color w:val="000009"/>
              <w:spacing w:val="1"/>
            </w:rPr>
            <w:t xml:space="preserve"> </w:t>
          </w:r>
          <w:r>
            <w:rPr>
              <w:color w:val="000009"/>
            </w:rPr>
            <w:t>intended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  <w:spacing w:val="-2"/>
            </w:rPr>
            <w:t>result.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Buffer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Overflow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-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Array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Index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Out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Bounds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1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/common.c:</w:t>
          </w:r>
          <w:r>
            <w:rPr>
              <w:spacing w:val="-4"/>
              <w:sz w:val="18"/>
            </w:rPr>
            <w:t xml:space="preserve"> </w:t>
          </w:r>
          <w:r>
            <w:rPr>
              <w:spacing w:val="-5"/>
              <w:sz w:val="18"/>
            </w:rPr>
            <w:t>
              <w:del w:id="41" w:author="Claude" w:date="2025-12-28T03:38:45Z">
                <w:r>
                  <w:delText>584</w:delText>
                </w:r>
              </w:del>
              <w:ins w:id="42" w:author="Claude" w:date="2025-12-28T03:38:45Z">
                <w:r>
                  <w:t>629</w:t>
                </w:r>
              </w:ins>
            </w:t>
          </w:r>
        </w:p>
        <w:p>
          <w:pPr>
            <w:pStyle w:val="Normal"/>
            <w:spacing w:lineRule="auto" w:line="240" w:before="68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spacing w:before="1" w:after="0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buffer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overflow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protected,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cradle_sn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size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limited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at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  <w:spacing w:val="-2"/>
            </w:rPr>
            <w:t>manufacturing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spacing w:before="275" w:after="0"/>
            <w:rPr/>
          </w:pPr>
          <w:r>
            <w:rPr/>
          </w:r>
        </w:p>
        <w:p>
          <w:pPr>
            <w:pStyle w:val="Normal"/>
            <w:spacing w:before="1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Buffer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Overflow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-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Array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Index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Out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Bounds</w:t>
          </w:r>
        </w:p>
        <w:p>
          <w:pPr>
            <w:pStyle w:val="Normal"/>
            <w:spacing w:lineRule="auto" w:line="240" w:before="45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1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/common.c:</w:t>
          </w:r>
          <w:r>
            <w:rPr>
              <w:spacing w:val="-4"/>
              <w:sz w:val="18"/>
            </w:rPr>
            <w:t xml:space="preserve"> </w:t>
          </w:r>
          <w:r>
            <w:rPr>
              <w:spacing w:val="-5"/>
              <w:sz w:val="18"/>
            </w:rPr>
            <w:t>
              <w:del w:id="43" w:author="Claude" w:date="2025-12-28T03:38:45Z">
                <w:r>
                  <w:delText>586</w:delText>
                </w:r>
              </w:del>
              <w:ins w:id="44" w:author="Claude" w:date="2025-12-28T03:38:45Z">
                <w:r>
                  <w:t>630</w:t>
                </w:r>
              </w:ins>
            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buffer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overflow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protected, ftu_date size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limited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 xml:space="preserve">at </w:t>
          </w:r>
          <w:r>
            <w:rPr>
              <w:color w:val="000009"/>
              <w:spacing w:val="-2"/>
            </w:rPr>
            <w:t>manufacturing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Buffer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Overflow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-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Array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Index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Out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Bounds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/common.c:</w:t>
          </w:r>
          <w:r>
            <w:rPr>
              <w:spacing w:val="-4"/>
              <w:sz w:val="18"/>
            </w:rPr>
            <w:t xml:space="preserve"> </w:t>
          </w:r>
          <w:r>
            <w:rPr>
              <w:spacing w:val="-5"/>
              <w:sz w:val="18"/>
            </w:rPr>
            <w:t>
              <w:del w:id="45" w:author="Claude" w:date="2025-12-28T03:38:45Z">
                <w:r>
                  <w:delText>621</w:delText>
                </w:r>
              </w:del>
              <w:ins w:id="46" w:author="Claude" w:date="2025-12-28T03:38:45Z">
                <w:r>
                  <w:t>651</w:t>
                </w:r>
              </w:ins>
            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sectPr>
              <w:headerReference w:type="default" r:id="rId43"/>
              <w:headerReference w:type="first" r:id="rId44"/>
              <w:footerReference w:type="default" r:id="rId45"/>
              <w:footerReference w:type="first" r:id="rId46"/>
              <w:type w:val="nextPage"/>
              <w:pgSz w:w="11906" w:h="16838"/>
              <w:pgMar w:left="1440" w:right="1440" w:gutter="0" w:header="302" w:top="1460" w:footer="1275" w:bottom="1460"/>
              <w:pgNumType w:fmt="decimal"/>
              <w:formProt w:val="false"/>
              <w:textDirection w:val="lrTb"/>
              <w:docGrid w:type="default" w:linePitch="100" w:charSpace="4096"/>
            </w:sect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buffer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overflow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protected,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main_sn</w:t>
          </w:r>
          <w:r>
            <w:rPr>
              <w:color w:val="000009"/>
              <w:spacing w:val="4"/>
            </w:rPr>
            <w:t xml:space="preserve"> </w:t>
          </w:r>
          <w:r>
            <w:rPr>
              <w:color w:val="000009"/>
            </w:rPr>
            <w:t>size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limited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 xml:space="preserve">at </w:t>
          </w:r>
          <w:r>
            <w:rPr>
              <w:color w:val="000009"/>
              <w:spacing w:val="-2"/>
            </w:rPr>
            <w:t>manufacturing</w:t>
          </w:r>
        </w:p>
        <w:p>
          <w:pPr>
            <w:pStyle w:val="Normal"/>
            <w:spacing w:before="8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Buffer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Overflow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-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Array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Index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Out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Bounds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/common.c:</w:t>
          </w:r>
          <w:r>
            <w:rPr>
              <w:spacing w:val="-4"/>
              <w:sz w:val="18"/>
            </w:rPr>
            <w:t xml:space="preserve"> </w:t>
          </w:r>
          <w:r>
            <w:rPr>
              <w:spacing w:val="-5"/>
              <w:sz w:val="18"/>
            </w:rPr>
            <w:t>
              <w:del w:id="47" w:author="Claude" w:date="2025-12-28T03:38:45Z">
                <w:r>
                  <w:delText>623</w:delText>
                </w:r>
              </w:del>
              <w:ins w:id="48" w:author="Claude" w:date="2025-12-28T03:38:45Z">
                <w:r>
                  <w:t>653</w:t>
                </w:r>
              </w:ins>
            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buffer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overflow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protected,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main_pn</w:t>
          </w:r>
          <w:r>
            <w:rPr>
              <w:color w:val="000009"/>
              <w:spacing w:val="1"/>
            </w:rPr>
            <w:t xml:space="preserve"> </w:t>
          </w:r>
          <w:r>
            <w:rPr>
              <w:color w:val="000009"/>
            </w:rPr>
            <w:t>size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limited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 xml:space="preserve">at </w:t>
          </w:r>
          <w:r>
            <w:rPr>
              <w:color w:val="000009"/>
              <w:spacing w:val="-2"/>
            </w:rPr>
            <w:t>manufacturing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Buffer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Overflow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-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Array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Index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Out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Bounds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/common.c:</w:t>
          </w:r>
          <w:r>
            <w:rPr>
              <w:spacing w:val="-4"/>
              <w:sz w:val="18"/>
            </w:rPr>
            <w:t xml:space="preserve"> </w:t>
          </w:r>
          <w:r>
            <w:rPr>
              <w:spacing w:val="-5"/>
              <w:sz w:val="18"/>
            </w:rPr>
            <w:t>
              <w:del w:id="49" w:author="Claude" w:date="2025-12-28T03:38:45Z">
                <w:r>
                  <w:delText>625</w:delText>
                </w:r>
              </w:del>
              <w:ins w:id="50" w:author="Claude" w:date="2025-12-28T03:38:45Z">
                <w:r>
                  <w:t>655</w:t>
                </w:r>
              </w:ins>
            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buffer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overflow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protected, som_sn</w:t>
          </w:r>
          <w:r>
            <w:rPr>
              <w:color w:val="000009"/>
              <w:spacing w:val="1"/>
            </w:rPr>
            <w:t xml:space="preserve"> </w:t>
          </w:r>
          <w:r>
            <w:rPr>
              <w:color w:val="000009"/>
            </w:rPr>
            <w:t>size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limited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 xml:space="preserve">at </w:t>
          </w:r>
          <w:r>
            <w:rPr>
              <w:color w:val="000009"/>
              <w:spacing w:val="-2"/>
            </w:rPr>
            <w:t>manufacturing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spacing w:before="1" w:after="0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Buffer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Overflow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-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Array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Index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Out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Bounds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/common.c:</w:t>
          </w:r>
          <w:r>
            <w:rPr>
              <w:spacing w:val="-4"/>
              <w:sz w:val="18"/>
            </w:rPr>
            <w:t xml:space="preserve"> </w:t>
          </w:r>
          <w:r>
            <w:rPr>
              <w:spacing w:val="-5"/>
              <w:sz w:val="18"/>
            </w:rPr>
            <w:t>
              <w:del w:id="51" w:author="Claude" w:date="2025-12-28T03:38:45Z">
                <w:r>
                  <w:delText>627</w:delText>
                </w:r>
              </w:del>
              <w:ins w:id="52" w:author="Claude" w:date="2025-12-28T03:38:45Z">
                <w:r>
                  <w:t>657</w:t>
                </w:r>
              </w:ins>
            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buffer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overflow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protected,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cradle_sn</w:t>
          </w:r>
          <w:r>
            <w:rPr>
              <w:color w:val="000009"/>
              <w:spacing w:val="1"/>
            </w:rPr>
            <w:t xml:space="preserve"> </w:t>
          </w:r>
          <w:r>
            <w:rPr>
              <w:color w:val="000009"/>
            </w:rPr>
            <w:t>size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limited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 xml:space="preserve">at </w:t>
          </w:r>
          <w:r>
            <w:rPr>
              <w:color w:val="000009"/>
              <w:spacing w:val="-2"/>
            </w:rPr>
            <w:t>manufacturing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Buffer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Overflow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-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Array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Index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Out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Bounds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/common.c:</w:t>
          </w:r>
          <w:r>
            <w:rPr>
              <w:spacing w:val="-4"/>
              <w:sz w:val="18"/>
            </w:rPr>
            <w:t xml:space="preserve"> </w:t>
          </w:r>
          <w:r>
            <w:rPr>
              <w:spacing w:val="-5"/>
              <w:sz w:val="18"/>
            </w:rPr>
            <w:t>
              <w:del w:id="53" w:author="Claude" w:date="2025-12-28T03:38:45Z">
                <w:r>
                  <w:delText>629</w:delText>
                </w:r>
              </w:del>
              <w:ins w:id="54" w:author="Claude" w:date="2025-12-28T03:38:45Z">
                <w:r>
                  <w:t>659</w:t>
                </w:r>
              </w:ins>
            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buffer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overflow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protected, ftu_date size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limited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 xml:space="preserve">at </w:t>
          </w:r>
          <w:r>
            <w:rPr>
              <w:color w:val="000009"/>
              <w:spacing w:val="-2"/>
            </w:rPr>
            <w:t>manufacturing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1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Buffer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Overflow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-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Array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Index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Out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Bounds</w:t>
          </w:r>
        </w:p>
        <w:p>
          <w:pPr>
            <w:pStyle w:val="Normal"/>
            <w:spacing w:lineRule="auto" w:line="240" w:before="45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1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/common.c:</w:t>
          </w:r>
          <w:r>
            <w:rPr>
              <w:spacing w:val="-4"/>
              <w:sz w:val="18"/>
            </w:rPr>
            <w:t xml:space="preserve"> </w:t>
          </w:r>
          <w:r>
            <w:rPr>
              <w:spacing w:val="-5"/>
              <w:sz w:val="18"/>
            </w:rPr>
            <w:t>
              <w:del w:id="55" w:author="Claude" w:date="2025-12-28T03:38:45Z">
                <w:r>
                  <w:delText>631</w:delText>
                </w:r>
              </w:del>
              <w:ins w:id="56" w:author="Claude" w:date="2025-12-28T03:38:45Z">
                <w:r>
                  <w:t>661</w:t>
                </w:r>
              </w:ins>
            </w:t>
          </w:r>
        </w:p>
        <w:p>
          <w:pPr>
            <w:pStyle w:val="Normal"/>
            <w:spacing w:lineRule="auto" w:line="240" w:before="68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spacing w:before="1" w:after="0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buffer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overflow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is protected,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crc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size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limited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 xml:space="preserve">at </w:t>
          </w:r>
          <w:r>
            <w:rPr>
              <w:color w:val="000009"/>
              <w:spacing w:val="-2"/>
            </w:rPr>
            <w:t>manufacturing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Buffer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Overflow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-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Array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Index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Out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Bounds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/common.c:</w:t>
          </w:r>
          <w:r>
            <w:rPr>
              <w:spacing w:val="-4"/>
              <w:sz w:val="18"/>
            </w:rPr>
            <w:t xml:space="preserve"> </w:t>
          </w:r>
          <w:r>
            <w:rPr>
              <w:spacing w:val="-5"/>
              <w:sz w:val="18"/>
            </w:rPr>
            <w:t>
              <w:del w:id="57" w:author="Claude" w:date="2025-12-28T03:38:45Z">
                <w:r>
                  <w:delText>644</w:delText>
                </w:r>
              </w:del>
              <w:ins w:id="58" w:author="Claude" w:date="2025-12-28T03:38:45Z">
                <w:r>
                  <w:t>635</w:t>
                </w:r>
              </w:ins>
            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sectPr>
              <w:headerReference w:type="default" r:id="rId47"/>
              <w:headerReference w:type="first" r:id="rId48"/>
              <w:footerReference w:type="default" r:id="rId49"/>
              <w:footerReference w:type="first" r:id="rId50"/>
              <w:type w:val="nextPage"/>
              <w:pgSz w:w="11906" w:h="16838"/>
              <w:pgMar w:left="1440" w:right="1440" w:gutter="0" w:header="302" w:top="1460" w:footer="1275" w:bottom="1460"/>
              <w:pgNumType w:fmt="decimal"/>
              <w:formProt w:val="false"/>
              <w:textDirection w:val="lrTb"/>
              <w:docGrid w:type="default" w:linePitch="100" w:charSpace="4096"/>
            </w:sect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buffer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overflow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protected,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cradle_sn</w:t>
          </w:r>
          <w:r>
            <w:rPr>
              <w:color w:val="000009"/>
              <w:spacing w:val="1"/>
            </w:rPr>
            <w:t xml:space="preserve"> </w:t>
          </w:r>
          <w:r>
            <w:rPr>
              <w:color w:val="000009"/>
            </w:rPr>
            <w:t>size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limited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 xml:space="preserve">at </w:t>
          </w:r>
          <w:r>
            <w:rPr>
              <w:color w:val="000009"/>
              <w:spacing w:val="-2"/>
            </w:rPr>
            <w:t>manufacturing</w:t>
          </w:r>
        </w:p>
        <w:p>
          <w:pPr>
            <w:pStyle w:val="Normal"/>
            <w:spacing w:before="8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Buffer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Overflow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-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Array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Index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Out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Bounds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/common.c:</w:t>
          </w:r>
          <w:r>
            <w:rPr>
              <w:spacing w:val="-4"/>
              <w:sz w:val="18"/>
            </w:rPr>
            <w:t xml:space="preserve"> </w:t>
          </w:r>
          <w:r>
            <w:rPr>
              <w:spacing w:val="-5"/>
              <w:sz w:val="18"/>
            </w:rPr>
            <w:t>
              <w:del w:id="59" w:author="Claude" w:date="2025-12-28T03:38:45Z">
                <w:r>
                  <w:delText>646</w:delText>
                </w:r>
              </w:del>
              <w:ins w:id="60" w:author="Claude" w:date="2025-12-28T03:38:45Z">
                <w:r>
                  <w:t>637</w:t>
                </w:r>
              </w:ins>
            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buffer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overflow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protected, ftu_date size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limited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 xml:space="preserve">at </w:t>
          </w:r>
          <w:r>
            <w:rPr>
              <w:color w:val="000009"/>
              <w:spacing w:val="-2"/>
            </w:rPr>
            <w:t>manufacturing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7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17"/>
            </w:rPr>
            <w:t>Memory</w:t>
          </w:r>
          <w:r>
            <w:rPr>
              <w:color w:val="111111"/>
              <w:spacing w:val="-1"/>
              <w:sz w:val="17"/>
            </w:rPr>
            <w:t xml:space="preserve"> </w:t>
          </w:r>
          <w:r>
            <w:rPr>
              <w:color w:val="111111"/>
              <w:spacing w:val="-4"/>
              <w:sz w:val="17"/>
            </w:rPr>
            <w:t>Leak</w:t>
          </w:r>
        </w:p>
        <w:p>
          <w:pPr>
            <w:pStyle w:val="Normal"/>
            <w:spacing w:lineRule="auto" w:line="240" w:before="80" w:after="0"/>
            <w:rPr>
              <w:sz w:val="17"/>
            </w:rPr>
          </w:pPr>
          <w:r>
            <w:rPr>
              <w:sz w:val="17"/>
            </w:rPr>
          </w:r>
        </w:p>
        <w:p>
          <w:pPr>
            <w:pStyle w:val="Normal"/>
            <w:spacing w:before="1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
              <w:del w:id="17" w:author="Claude" w:date="2025-12-28T03:38:45Z">
                <w:r>
                  <w:delText>481</w:delText>
                </w:r>
              </w:del>
              <w:ins w:id="18" w:author="Claude" w:date="2025-12-28T03:38:45Z">
                <w:r>
                  <w:t>484</w:t>
                </w:r>
              </w:ins>
            </w:t>
          </w:r>
        </w:p>
        <w:p>
          <w:pPr>
            <w:pStyle w:val="Normal"/>
            <w:spacing w:lineRule="auto" w:line="240" w:before="68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spacing w:before="1" w:after="0"/>
            <w:ind w:left="358" w:right="274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minor,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done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once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every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wakeup,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CS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life</w:t>
          </w:r>
          <w:r>
            <w:rPr>
              <w:color w:val="000009"/>
              <w:spacing w:val="-5"/>
            </w:rPr>
            <w:t xml:space="preserve"> </w:t>
          </w:r>
          <w:r>
            <w:rPr>
              <w:color w:val="000009"/>
            </w:rPr>
            <w:t>cycle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for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3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years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total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ML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will be: 2190b, CS have unused 170MB, no performance effect.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7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17"/>
            </w:rPr>
            <w:t>Memory</w:t>
          </w:r>
          <w:r>
            <w:rPr>
              <w:color w:val="111111"/>
              <w:spacing w:val="-1"/>
              <w:sz w:val="17"/>
            </w:rPr>
            <w:t xml:space="preserve"> </w:t>
          </w:r>
          <w:r>
            <w:rPr>
              <w:color w:val="111111"/>
              <w:spacing w:val="-4"/>
              <w:sz w:val="17"/>
            </w:rPr>
            <w:t>Leak</w:t>
          </w:r>
        </w:p>
        <w:p>
          <w:pPr>
            <w:pStyle w:val="Normal"/>
            <w:spacing w:lineRule="auto" w:line="240" w:before="81" w:after="0"/>
            <w:rPr>
              <w:sz w:val="17"/>
            </w:rPr>
          </w:pPr>
          <w:r>
            <w:rPr>
              <w:sz w:val="17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
              <w:del w:id="19" w:author="Claude" w:date="2025-12-28T03:38:45Z">
                <w:r>
                  <w:delText>481</w:delText>
                </w:r>
              </w:del>
              <w:ins w:id="20" w:author="Claude" w:date="2025-12-28T03:38:45Z">
                <w:r>
                  <w:t>484</w:t>
                </w:r>
              </w:ins>
            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426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minor,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done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once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every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wakeup,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CS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life</w:t>
          </w:r>
          <w:r>
            <w:rPr>
              <w:color w:val="000009"/>
              <w:spacing w:val="-5"/>
            </w:rPr>
            <w:t xml:space="preserve"> </w:t>
          </w:r>
          <w:r>
            <w:rPr>
              <w:color w:val="000009"/>
            </w:rPr>
            <w:t>cycle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for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3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years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total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ML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will be: 2190b, CS have unused 170MB, no performance effect.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Buffer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Overflow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-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Array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Index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Out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Bounds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1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
              <w:del w:id="21" w:author="Claude" w:date="2025-12-28T03:38:45Z">
                <w:r>
                  <w:delText>490</w:delText>
                </w:r>
              </w:del>
              <w:ins w:id="22" w:author="Claude" w:date="2025-12-28T03:38:45Z">
                <w:r>
                  <w:t>489</w:t>
                </w:r>
              </w:ins>
            </w:t>
          </w:r>
        </w:p>
        <w:p>
          <w:pPr>
            <w:pStyle w:val="Normal"/>
            <w:spacing w:lineRule="auto" w:line="240" w:before="68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spacing w:before="1" w:after="0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command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max size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limited, does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not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exceed size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 xml:space="preserve">of </w:t>
          </w:r>
          <w:r>
            <w:rPr>
              <w:color w:val="000009"/>
              <w:spacing w:val="-5"/>
            </w:rPr>
            <w:t>150</w:t>
          </w:r>
        </w:p>
        <w:p>
          <w:pPr>
            <w:pStyle w:val="BodyText"/>
            <w:spacing w:before="275" w:after="0"/>
            <w:rPr/>
          </w:pPr>
          <w:r>
            <w:rPr/>
          </w:r>
        </w:p>
        <w:p>
          <w:pPr>
            <w:pStyle w:val="Normal"/>
            <w:spacing w:before="1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8"/>
              <w:sz w:val="24"/>
            </w:rPr>
            <w:t xml:space="preserve"> </w:t>
          </w:r>
          <w:r>
            <w:rPr>
              <w:color w:val="111111"/>
              <w:sz w:val="20"/>
            </w:rPr>
            <w:t>Buffer</w:t>
          </w:r>
          <w:r>
            <w:rPr>
              <w:color w:val="111111"/>
              <w:spacing w:val="-8"/>
              <w:sz w:val="20"/>
            </w:rPr>
            <w:t xml:space="preserve"> </w:t>
          </w:r>
          <w:r>
            <w:rPr>
              <w:color w:val="111111"/>
              <w:sz w:val="20"/>
            </w:rPr>
            <w:t>Overflow</w:t>
          </w:r>
          <w:r>
            <w:rPr>
              <w:color w:val="111111"/>
              <w:spacing w:val="-8"/>
              <w:sz w:val="20"/>
            </w:rPr>
            <w:t xml:space="preserve"> </w:t>
          </w:r>
          <w:r>
            <w:rPr>
              <w:color w:val="111111"/>
              <w:sz w:val="20"/>
            </w:rPr>
            <w:t>from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Unvalidated</w:t>
          </w:r>
          <w:r>
            <w:rPr>
              <w:color w:val="111111"/>
              <w:spacing w:val="-7"/>
              <w:sz w:val="20"/>
            </w:rPr>
            <w:t xml:space="preserve"> </w:t>
          </w:r>
          <w:r>
            <w:rPr>
              <w:color w:val="111111"/>
              <w:spacing w:val="-4"/>
              <w:sz w:val="20"/>
            </w:rPr>
            <w:t>Input</w:t>
          </w:r>
        </w:p>
        <w:p>
          <w:pPr>
            <w:pStyle w:val="Normal"/>
            <w:spacing w:lineRule="auto" w:line="240" w:before="45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1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
              <w:del w:id="23" w:author="Claude" w:date="2025-12-28T03:38:45Z">
                <w:r>
                  <w:delText>499</w:delText>
                </w:r>
              </w:del>
              <w:ins w:id="24" w:author="Claude" w:date="2025-12-28T03:38:45Z">
                <w:r>
                  <w:t>545</w:t>
                </w:r>
              </w:ins>
            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protected,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MD5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result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shorter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then</w:t>
          </w:r>
          <w:r>
            <w:rPr>
              <w:color w:val="000009"/>
              <w:spacing w:val="1"/>
            </w:rPr>
            <w:t xml:space="preserve"> </w:t>
          </w:r>
          <w:r>
            <w:rPr>
              <w:color w:val="000009"/>
            </w:rPr>
            <w:t>150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  <w:spacing w:val="-2"/>
            </w:rPr>
            <w:t>chars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Result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function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that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may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return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NULL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will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be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dereferenced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580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intentional,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1"/>
            </w:rPr>
            <w:t xml:space="preserve"> </w:t>
          </w:r>
          <w:r>
            <w:rPr>
              <w:color w:val="000009"/>
            </w:rPr>
            <w:t>restart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 xml:space="preserve">such </w:t>
          </w:r>
          <w:r>
            <w:rPr>
              <w:color w:val="000009"/>
              <w:spacing w:val="-4"/>
            </w:rPr>
            <w:t>case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sectPr>
              <w:headerReference w:type="default" r:id="rId51"/>
              <w:headerReference w:type="first" r:id="rId52"/>
              <w:footerReference w:type="default" r:id="rId53"/>
              <w:footerReference w:type="first" r:id="rId54"/>
              <w:type w:val="nextPage"/>
              <w:pgSz w:w="11906" w:h="16838"/>
              <w:pgMar w:left="1440" w:right="1440" w:gutter="0" w:header="302" w:top="1460" w:footer="1275" w:bottom="1460"/>
              <w:pgNumType w:fmt="decimal"/>
              <w:formProt w:val="false"/>
              <w:textDirection w:val="lrTb"/>
              <w:docGrid w:type="default" w:linePitch="100" w:charSpace="4096"/>
            </w:sect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Result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function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that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may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return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NULL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will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be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dereferenced</w:t>
          </w:r>
        </w:p>
        <w:p>
          <w:pPr>
            <w:pStyle w:val="Normal"/>
            <w:spacing w:lineRule="auto" w:line="240" w:before="14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612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intentional,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restart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such</w:t>
          </w:r>
          <w:r>
            <w:rPr>
              <w:color w:val="000009"/>
              <w:spacing w:val="1"/>
            </w:rPr>
            <w:t xml:space="preserve"> </w:t>
          </w:r>
          <w:r>
            <w:rPr>
              <w:color w:val="000009"/>
              <w:spacing w:val="-4"/>
            </w:rPr>
            <w:t>case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Result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function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that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may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return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NULL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will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be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dereferenced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
              <w:del w:id="25" w:author="Claude" w:date="2025-12-28T03:38:45Z">
                <w:r>
                  <w:delText>631</w:delText>
                </w:r>
              </w:del>
              <w:ins w:id="26" w:author="Claude" w:date="2025-12-28T03:38:45Z">
                <w:r>
                  <w:t>630</w:t>
                </w:r>
              </w:ins>
            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intentional,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restart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such</w:t>
          </w:r>
          <w:r>
            <w:rPr>
              <w:color w:val="000009"/>
              <w:spacing w:val="3"/>
            </w:rPr>
            <w:t xml:space="preserve"> </w:t>
          </w:r>
          <w:r>
            <w:rPr>
              <w:color w:val="000009"/>
              <w:spacing w:val="-4"/>
            </w:rPr>
            <w:t>case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Result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function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that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may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return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NULL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will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be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dereferenced</w:t>
          </w:r>
        </w:p>
        <w:p>
          <w:pPr>
            <w:pStyle w:val="Normal"/>
            <w:spacing w:lineRule="auto" w:line="240" w:before="47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5"/>
              <w:sz w:val="18"/>
            </w:rPr>
            <w:t xml:space="preserve"> </w:t>
          </w:r>
          <w:r>
            <w:rPr>
              <w:spacing w:val="-4"/>
              <w:sz w:val="18"/>
            </w:rPr>
            <w:t>
              <w:del w:id="27" w:author="Claude" w:date="2025-12-28T03:38:45Z">
                <w:r>
                  <w:delText>1375</w:delText>
                </w:r>
              </w:del>
              <w:ins w:id="28" w:author="Claude" w:date="2025-12-28T03:38:45Z">
                <w:r>
                  <w:t>1374</w:t>
                </w:r>
              </w:ins>
            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intentional,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restart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such</w:t>
          </w:r>
          <w:r>
            <w:rPr>
              <w:color w:val="000009"/>
              <w:spacing w:val="1"/>
            </w:rPr>
            <w:t xml:space="preserve"> </w:t>
          </w:r>
          <w:r>
            <w:rPr>
              <w:color w:val="000009"/>
              <w:spacing w:val="-4"/>
            </w:rPr>
            <w:t>case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Resource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pacing w:val="-4"/>
              <w:sz w:val="20"/>
            </w:rPr>
            <w:t>leak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754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426"/>
            <w:rPr/>
          </w:pPr>
          <w:r>
            <w:rPr>
              <w:color w:val="000009"/>
            </w:rPr>
            <w:t>Reasoning: no resource leak, thread will perform join and application will exit, resulting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restart,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which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the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result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want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(since</w:t>
          </w:r>
          <w:r>
            <w:rPr>
              <w:color w:val="000009"/>
              <w:spacing w:val="-5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can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not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assign the port, which forces service restart)</w:t>
          </w:r>
        </w:p>
        <w:p>
          <w:pPr>
            <w:pStyle w:val="BodyText"/>
            <w:spacing w:before="195" w:after="0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Resource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pacing w:val="-4"/>
              <w:sz w:val="20"/>
            </w:rPr>
            <w:t>leak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754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426"/>
            <w:rPr/>
          </w:pPr>
          <w:r>
            <w:rPr>
              <w:color w:val="000009"/>
            </w:rPr>
            <w:t>Reasoning: no resource leak, thread will perform join and application will exit, resulting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restart,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which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the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result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want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(since</w:t>
          </w:r>
          <w:r>
            <w:rPr>
              <w:color w:val="000009"/>
              <w:spacing w:val="-5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can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not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assign the port, which forces service restart)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6"/>
              <w:sz w:val="24"/>
            </w:rPr>
            <w:t xml:space="preserve"> </w:t>
          </w:r>
          <w:r>
            <w:rPr>
              <w:color w:val="111111"/>
              <w:sz w:val="20"/>
            </w:rPr>
            <w:t>Pointer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will</w:t>
          </w:r>
          <w:r>
            <w:rPr>
              <w:color w:val="111111"/>
              <w:spacing w:val="-7"/>
              <w:sz w:val="20"/>
            </w:rPr>
            <w:t xml:space="preserve"> </w:t>
          </w:r>
          <w:r>
            <w:rPr>
              <w:color w:val="111111"/>
              <w:sz w:val="20"/>
            </w:rPr>
            <w:t>be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dereferenced</w:t>
          </w:r>
          <w:r>
            <w:rPr>
              <w:color w:val="111111"/>
              <w:spacing w:val="-7"/>
              <w:sz w:val="20"/>
            </w:rPr>
            <w:t xml:space="preserve"> </w:t>
          </w:r>
          <w:r>
            <w:rPr>
              <w:color w:val="111111"/>
              <w:sz w:val="20"/>
            </w:rPr>
            <w:t>after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it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was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positively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checked</w:t>
          </w:r>
          <w:r>
            <w:rPr>
              <w:color w:val="111111"/>
              <w:spacing w:val="-7"/>
              <w:sz w:val="20"/>
            </w:rPr>
            <w:t xml:space="preserve"> </w:t>
          </w:r>
          <w:r>
            <w:rPr>
              <w:color w:val="111111"/>
              <w:sz w:val="20"/>
            </w:rPr>
            <w:t>for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pacing w:val="-4"/>
              <w:sz w:val="20"/>
            </w:rPr>
            <w:t>NULL</w:t>
          </w:r>
        </w:p>
        <w:p>
          <w:pPr>
            <w:pStyle w:val="Normal"/>
            <w:spacing w:lineRule="auto" w:line="240" w:before="47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5"/>
              <w:sz w:val="18"/>
            </w:rPr>
            <w:t xml:space="preserve"> </w:t>
          </w:r>
          <w:r>
            <w:rPr>
              <w:spacing w:val="-4"/>
              <w:sz w:val="18"/>
            </w:rPr>
            <w:t>
              <w:del w:id="29" w:author="Claude" w:date="2025-12-28T03:38:45Z">
                <w:r>
                  <w:delText>1375</w:delText>
                </w:r>
              </w:del>
              <w:ins w:id="30" w:author="Claude" w:date="2025-12-28T03:38:45Z">
                <w:r>
                  <w:t>1374</w:t>
                </w:r>
              </w:ins>
            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sectPr>
              <w:headerReference w:type="default" r:id="rId55"/>
              <w:headerReference w:type="first" r:id="rId56"/>
              <w:footerReference w:type="default" r:id="rId57"/>
              <w:footerReference w:type="first" r:id="rId58"/>
              <w:type w:val="nextPage"/>
              <w:pgSz w:w="11906" w:h="16838"/>
              <w:pgMar w:left="1440" w:right="1440" w:gutter="0" w:header="302" w:top="1460" w:footer="1275" w:bottom="1460"/>
              <w:pgNumType w:start="25" w:fmt="decimal"/>
              <w:formProt w:val="false"/>
              <w:textDirection w:val="lrTb"/>
              <w:docGrid w:type="default" w:linePitch="100" w:charSpace="4096"/>
            </w:sect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intentional,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restart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such</w:t>
          </w:r>
          <w:r>
            <w:rPr>
              <w:color w:val="000009"/>
              <w:spacing w:val="1"/>
            </w:rPr>
            <w:t xml:space="preserve"> </w:t>
          </w:r>
          <w:r>
            <w:rPr>
              <w:color w:val="000009"/>
              <w:spacing w:val="-4"/>
            </w:rPr>
            <w:t>case</w:t>
          </w:r>
        </w:p>
        <w:p>
          <w:pPr>
            <w:pStyle w:val="Normal"/>
            <w:spacing w:before="8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6"/>
              <w:sz w:val="24"/>
            </w:rPr>
            <w:t xml:space="preserve"> </w:t>
          </w:r>
          <w:r>
            <w:rPr>
              <w:color w:val="111111"/>
              <w:sz w:val="20"/>
            </w:rPr>
            <w:t>Infinite</w:t>
          </w:r>
          <w:r>
            <w:rPr>
              <w:color w:val="111111"/>
              <w:spacing w:val="-4"/>
              <w:sz w:val="20"/>
            </w:rPr>
            <w:t xml:space="preserve"> loop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5"/>
              <w:sz w:val="18"/>
            </w:rPr>
            <w:t xml:space="preserve"> </w:t>
          </w:r>
          <w:r>
            <w:rPr>
              <w:spacing w:val="-4"/>
              <w:sz w:val="18"/>
            </w:rPr>
            <w:t>
              <w:del w:id="31" w:author="Claude" w:date="2025-12-28T03:38:45Z">
                <w:r>
                  <w:delText>1301</w:delText>
                </w:r>
              </w:del>
              <w:ins w:id="32" w:author="Claude" w:date="2025-12-28T03:38:45Z">
                <w:r>
                  <w:t>1426</w:t>
                </w:r>
              </w:ins>
            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intentional,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done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a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 xml:space="preserve">dedicated </w:t>
          </w:r>
          <w:r>
            <w:rPr>
              <w:color w:val="000009"/>
              <w:spacing w:val="-2"/>
            </w:rPr>
            <w:t>thread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6"/>
              <w:sz w:val="24"/>
            </w:rPr>
            <w:t xml:space="preserve"> </w:t>
          </w:r>
          <w:r>
            <w:rPr>
              <w:color w:val="111111"/>
              <w:sz w:val="20"/>
            </w:rPr>
            <w:t>Infinite</w:t>
          </w:r>
          <w:r>
            <w:rPr>
              <w:color w:val="111111"/>
              <w:spacing w:val="-4"/>
              <w:sz w:val="20"/>
            </w:rPr>
            <w:t xml:space="preserve"> loop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4"/>
              <w:sz w:val="18"/>
            </w:rPr>
            <w:t xml:space="preserve">
              <w:del w:id="33" w:author="Claude" w:date="2025-12-28T03:38:45Z">
                <w:r>
                  <w:delText> 1345</w:delText>
                </w:r>
              </w:del>
              <w:ins w:id="34" w:author="Claude" w:date="2025-12-28T03:38:45Z">
                <w:r>
                  <w:t> 1465</w:t>
                </w:r>
              </w:ins>
            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intentional,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done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a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 xml:space="preserve">dedicated </w:t>
          </w:r>
          <w:r>
            <w:rPr>
              <w:color w:val="000009"/>
              <w:spacing w:val="-2"/>
            </w:rPr>
            <w:t>thread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spacing w:before="1" w:after="0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6"/>
              <w:sz w:val="24"/>
            </w:rPr>
            <w:t xml:space="preserve"> </w:t>
          </w:r>
          <w:r>
            <w:rPr>
              <w:color w:val="111111"/>
              <w:sz w:val="20"/>
            </w:rPr>
            <w:t>Infinite</w:t>
          </w:r>
          <w:r>
            <w:rPr>
              <w:color w:val="111111"/>
              <w:spacing w:val="-4"/>
              <w:sz w:val="20"/>
            </w:rPr>
            <w:t xml:space="preserve"> loop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5"/>
              <w:sz w:val="18"/>
            </w:rPr>
            <w:t xml:space="preserve"> </w:t>
          </w:r>
          <w:r>
            <w:rPr>
              <w:spacing w:val="-4"/>
              <w:sz w:val="18"/>
            </w:rPr>
            <w:t>
              <w:del w:id="35" w:author="Claude" w:date="2025-12-28T03:38:45Z">
                <w:r>
                  <w:delText>1384</w:delText>
                </w:r>
              </w:del>
              <w:ins w:id="36" w:author="Claude" w:date="2025-12-28T03:38:45Z">
                <w:r>
                  <w:t>1505</w:t>
                </w:r>
              </w:ins>
            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intentional,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done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a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 xml:space="preserve">dedicated </w:t>
          </w:r>
          <w:r>
            <w:rPr>
              <w:color w:val="000009"/>
              <w:spacing w:val="-2"/>
            </w:rPr>
            <w:t>thread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6"/>
              <w:sz w:val="24"/>
            </w:rPr>
            <w:t xml:space="preserve"> </w:t>
          </w:r>
          <w:r>
            <w:rPr>
              <w:color w:val="111111"/>
              <w:sz w:val="20"/>
            </w:rPr>
            <w:t>Infinite</w:t>
          </w:r>
          <w:r>
            <w:rPr>
              <w:color w:val="111111"/>
              <w:spacing w:val="-4"/>
              <w:sz w:val="20"/>
            </w:rPr>
            <w:t xml:space="preserve"> loop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5"/>
              <w:sz w:val="18"/>
            </w:rPr>
            <w:t xml:space="preserve"> </w:t>
          </w:r>
          <w:r>
            <w:rPr>
              <w:spacing w:val="-4"/>
              <w:sz w:val="18"/>
            </w:rPr>
            <w:t>
              <w:del w:id="37" w:author="Claude" w:date="2025-12-28T03:38:45Z">
                <w:r>
                  <w:delText>1403</w:delText>
                </w:r>
              </w:del>
              <w:ins w:id="38" w:author="Claude" w:date="2025-12-28T03:38:45Z">
                <w:r>
                  <w:t>1547</w:t>
                </w:r>
              </w:ins>
            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intentional,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done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a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 xml:space="preserve">dedicated </w:t>
          </w:r>
          <w:r>
            <w:rPr>
              <w:color w:val="000009"/>
              <w:spacing w:val="-2"/>
            </w:rPr>
            <w:t>thread</w:t>
          </w:r>
        </w:p>
        <w:p>
          <w:pPr>
            <w:sectPr>
              <w:headerReference w:type="default" r:id="rId59"/>
              <w:headerReference w:type="first" r:id="rId60"/>
              <w:footerReference w:type="default" r:id="rId61"/>
              <w:footerReference w:type="first" r:id="rId62"/>
              <w:type w:val="nextPage"/>
              <w:pgSz w:w="11906" w:h="16838"/>
              <w:pgMar w:left="1440" w:right="1440" w:gutter="0" w:header="302" w:top="1460" w:footer="1275" w:bottom="1460"/>
              <w:pgNumType w:fmt="decimal"/>
              <w:formProt w:val="false"/>
              <w:textDirection w:val="lrTb"/>
              <w:docGrid w:type="default" w:linePitch="100" w:charSpace="4096"/>
            </w:sectPr>
          </w:pPr>
        </w:p>
        <w:p>
          <w:pPr>
            <w:pStyle w:val="Normal"/>
            <w:spacing w:lineRule="auto" w:line="192" w:before="232" w:after="0"/>
            <w:ind w:hanging="1568" w:left="4761" w:right="0"/>
            <w:jc w:val="left"/>
            <w:rPr>
              <w:rFonts w:ascii="Arial Unicode MS" w:hAnsi="Arial Unicode MS"/>
              <w:sz w:val="22"/>
            </w:rPr>
          </w:pPr>
          <w:r>
            <w:drawing>
              <wp:anchor behindDoc="0" distT="0" distB="0" distL="0" distR="0" simplePos="0" locked="0" layoutInCell="0" allowOverlap="1" relativeHeight="245">
                <wp:simplePos x="0" y="0"/>
                <wp:positionH relativeFrom="page">
                  <wp:posOffset>457835</wp:posOffset>
                </wp:positionH>
                <wp:positionV relativeFrom="paragraph">
                  <wp:posOffset>-1270</wp:posOffset>
                </wp:positionV>
                <wp:extent cx="1548130" cy="523875"/>
                <wp:effectExtent l="0" t="0" r="0" b="0"/>
                <wp:wrapNone/>
                <wp:docPr id="134" name="Image 12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" name="Image 12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48130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ascii="Arial Unicode MS" w:hAnsi="Arial Unicode MS"/>
              <w:sz w:val="22"/>
            </w:rPr>
            <w:t>Static</w:t>
          </w:r>
          <w:r>
            <w:rPr>
              <w:rFonts w:ascii="Arial Unicode MS" w:hAnsi="Arial Unicode MS"/>
              <w:spacing w:val="-6"/>
              <w:sz w:val="22"/>
            </w:rPr>
            <w:t xml:space="preserve"> </w:t>
          </w:r>
          <w:r>
            <w:rPr>
              <w:rFonts w:ascii="Arial Unicode MS" w:hAnsi="Arial Unicode MS"/>
              <w:sz w:val="22"/>
            </w:rPr>
            <w:t>code</w:t>
          </w:r>
          <w:r>
            <w:rPr>
              <w:rFonts w:ascii="Arial Unicode MS" w:hAnsi="Arial Unicode MS"/>
              <w:spacing w:val="-6"/>
              <w:sz w:val="22"/>
            </w:rPr>
            <w:t xml:space="preserve"> </w:t>
          </w:r>
          <w:r>
            <w:rPr>
              <w:rFonts w:ascii="Arial Unicode MS" w:hAnsi="Arial Unicode MS"/>
              <w:sz w:val="22"/>
            </w:rPr>
            <w:t>analysis</w:t>
          </w:r>
          <w:r>
            <w:rPr>
              <w:rFonts w:ascii="Arial Unicode MS" w:hAnsi="Arial Unicode MS"/>
              <w:spacing w:val="-6"/>
              <w:sz w:val="22"/>
            </w:rPr>
            <w:t xml:space="preserve"> </w:t>
          </w:r>
          <w:r>
            <w:rPr>
              <w:rFonts w:ascii="Arial Unicode MS" w:hAnsi="Arial Unicode MS"/>
              <w:sz w:val="22"/>
            </w:rPr>
            <w:t>report-</w:t>
          </w:r>
          <w:r>
            <w:rPr>
              <w:rFonts w:ascii="Arial Unicode MS" w:hAnsi="Arial Unicode MS"/>
              <w:spacing w:val="-6"/>
              <w:sz w:val="22"/>
            </w:rPr>
            <w:t xml:space="preserve"> </w:t>
          </w:r>
          <w:r>
            <w:rPr>
              <w:rFonts w:ascii="Arial Unicode MS" w:hAnsi="Arial Unicode MS"/>
              <w:sz w:val="22"/>
            </w:rPr>
            <w:t>Twiko</w:t>
          </w:r>
          <w:r>
            <w:rPr>
              <w:rFonts w:ascii="Arial Unicode MS" w:hAnsi="Arial Unicode MS"/>
              <w:spacing w:val="-6"/>
              <w:sz w:val="22"/>
            </w:rPr>
            <w:t xml:space="preserve"> </w:t>
          </w:r>
          <w:r>
            <w:rPr>
              <w:rFonts w:ascii="Arial Unicode MS" w:hAnsi="Arial Unicode MS"/>
              <w:sz w:val="22"/>
            </w:rPr>
            <w:t>CS</w:t>
          </w:r>
          <w:r>
            <w:rPr>
              <w:rFonts w:ascii="Arial Unicode MS" w:hAnsi="Arial Unicode MS"/>
              <w:spacing w:val="-6"/>
              <w:sz w:val="22"/>
            </w:rPr>
            <w:t xml:space="preserve"> </w:t>
          </w:r>
          <w:r>
            <w:rPr>
              <w:rFonts w:ascii="Arial Unicode MS" w:hAnsi="Arial Unicode MS"/>
              <w:sz w:val="22"/>
            </w:rPr>
            <w:t>FW version H</w:t>
          </w:r>
        </w:p>
        <w:p>
          <w:pPr>
            <w:pStyle w:val="Normal"/>
            <w:spacing w:lineRule="auto" w:line="194" w:before="194" w:after="0"/>
            <w:ind w:hanging="0" w:left="0" w:right="0"/>
            <w:jc w:val="left"/>
            <w:rPr>
              <w:rFonts w:ascii="Arial Unicode MS" w:hAnsi="Arial Unicode MS"/>
              <w:sz w:val="19"/>
            </w:rPr>
          </w:pPr>
          <w:r>
            <w:br w:type="column"/>
          </w:r>
          <w:r>
            <w:rPr>
              <w:rFonts w:ascii="Arial Unicode MS" w:hAnsi="Arial Unicode MS"/>
              <w:sz w:val="19"/>
            </w:rPr>
            <w:t>Document</w:t>
          </w:r>
          <w:r>
            <w:rPr>
              <w:rFonts w:ascii="Arial Unicode MS" w:hAnsi="Arial Unicode MS"/>
              <w:spacing w:val="-5"/>
              <w:sz w:val="19"/>
            </w:rPr>
            <w:t xml:space="preserve"> </w:t>
          </w:r>
          <w:r>
            <w:rPr>
              <w:rFonts w:ascii="Arial Unicode MS" w:hAnsi="Arial Unicode MS"/>
              <w:sz w:val="19"/>
            </w:rPr>
            <w:t>Number:</w:t>
          </w:r>
          <w:r>
            <w:rPr>
              <w:rFonts w:ascii="Arial Unicode MS" w:hAnsi="Arial Unicode MS"/>
              <w:spacing w:val="-5"/>
              <w:sz w:val="19"/>
            </w:rPr>
            <w:t xml:space="preserve"> </w:t>
          </w:r>
          <w:r>
            <w:rPr>
              <w:rFonts w:ascii="Arial Unicode MS" w:hAnsi="Arial Unicode MS"/>
              <w:sz w:val="19"/>
            </w:rPr>
            <w:t>SWV-0003092 Revision Number: 1.0</w:t>
          </w:r>
        </w:p>
        <w:p>
          <w:pPr>
            <w:pStyle w:val="Normal"/>
            <w:spacing w:lineRule="exact" w:line="289" w:before="0" w:after="0"/>
            <w:ind w:hanging="0" w:left="0" w:right="0"/>
            <w:jc w:val="left"/>
            <w:rPr>
              <w:rFonts w:ascii="Arial Unicode MS" w:hAnsi="Arial Unicode MS"/>
              <w:sz w:val="19"/>
            </w:rPr>
          </w:pPr>
          <w:r>
            <mc:AlternateContent>
              <mc:Choice Requires="wps">
                <w:drawing>
                  <wp:anchor behindDoc="1" distT="0" distB="0" distL="0" distR="0" simplePos="0" locked="0" layoutInCell="0" allowOverlap="1" relativeHeight="251">
                    <wp:simplePos x="0" y="0"/>
                    <wp:positionH relativeFrom="page">
                      <wp:posOffset>457835</wp:posOffset>
                    </wp:positionH>
                    <wp:positionV relativeFrom="paragraph">
                      <wp:posOffset>140970</wp:posOffset>
                    </wp:positionV>
                    <wp:extent cx="6858000" cy="9525"/>
                    <wp:effectExtent l="0" t="0" r="0" b="0"/>
                    <wp:wrapNone/>
                    <wp:docPr id="135" name="Graphic 123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858000" cy="9360"/>
                            </a:xfrm>
                            <a:custGeom>
                              <a:avLst/>
                              <a:gdLst>
                                <a:gd name="textAreaLeft" fmla="*/ 0 w 3888000"/>
                                <a:gd name="textAreaRight" fmla="*/ 3888360 w 3888000"/>
                                <a:gd name="textAreaTop" fmla="*/ 0 h 5400"/>
                                <a:gd name="textAreaBottom" fmla="*/ 5760 h 540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6858000" h="9525">
                                  <a:moveTo>
                                    <a:pt x="685749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525"/>
                                  </a:lnTo>
                                  <a:lnTo>
                                    <a:pt x="6857492" y="9525"/>
                                  </a:lnTo>
                                  <a:lnTo>
                                    <a:pt x="68574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/>
              </mc:Fallback>
            </mc:AlternateContent>
          </w:r>
          <w:r>
            <w:rPr>
              <w:rFonts w:ascii="Arial Unicode MS" w:hAnsi="Arial Unicode MS"/>
              <w:sz w:val="19"/>
            </w:rPr>
            <w:t xml:space="preserve">Effective Date: 20-Feb-2023 </w:t>
          </w:r>
          <w:r>
            <w:rPr>
              <w:rFonts w:ascii="Arial Unicode MS" w:hAnsi="Arial Unicode MS"/>
              <w:spacing w:val="-2"/>
              <w:sz w:val="19"/>
            </w:rPr>
            <w:t>(GMT+2)</w:t>
          </w:r>
        </w:p>
        <w:p>
          <w:pPr>
            <w:sectPr>
              <w:headerReference w:type="default" r:id="rId64"/>
              <w:headerReference w:type="first" r:id="rId65"/>
              <w:footerReference w:type="default" r:id="rId66"/>
              <w:footerReference w:type="first" r:id="rId67"/>
              <w:type w:val="nextPage"/>
              <w:pgSz w:w="12240" w:h="15840"/>
              <w:pgMar w:left="720" w:right="720" w:gutter="0" w:header="0" w:top="280" w:footer="0" w:bottom="280"/>
              <w:pgNumType w:fmt="decimal"/>
              <w:cols w:num="2" w:equalWidth="false" w:sep="false">
                <w:col w:w="7262" w:space="290"/>
                <w:col w:w="3247"/>
              </w:cols>
              <w:formProt w:val="false"/>
              <w:textDirection w:val="lrTb"/>
              <w:docGrid w:type="default" w:linePitch="100" w:charSpace="4096"/>
            </w:sectPr>
          </w:pPr>
        </w:p>
        <w:p>
          <w:pPr>
            <w:pStyle w:val="BodyText"/>
            <w:spacing w:before="5" w:after="1"/>
            <w:rPr>
              <w:rFonts w:ascii="Arial Unicode MS" w:hAnsi="Arial Unicode MS"/>
              <w:sz w:val="16"/>
            </w:rPr>
          </w:pPr>
          <w:r>
            <w:rPr>
              <w:rFonts w:ascii="Arial Unicode MS" w:hAnsi="Arial Unicode MS"/>
              <w:sz w:val="16"/>
            </w:rPr>
          </w:r>
        </w:p>
        <w:p>
          <w:pPr>
            <w:pStyle w:val="Normal"/>
            <w:spacing w:lineRule="auto" w:line="240"/>
            <w:ind w:hanging="0" w:left="647" w:right="0"/>
            <w:rPr>
              <w:rFonts w:ascii="Arial Unicode MS" w:hAnsi="Arial Unicode MS"/>
              <w:sz w:val="20"/>
            </w:rPr>
          </w:pPr>
          <w:r>
            <w:rPr/>
            <mc:AlternateContent>
              <mc:Choice Requires="wps">
                <w:drawing>
                  <wp:inline distT="0" distB="0" distL="0" distR="0">
                    <wp:extent cx="6044565" cy="445135"/>
                    <wp:effectExtent l="9525" t="0" r="3810" b="12065"/>
                    <wp:docPr id="136" name="Textbox 124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044400" cy="4449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BodyText"/>
                                  <w:spacing w:lineRule="auto" w:line="230" w:before="73" w:after="0"/>
                                  <w:ind w:left="75" w:right="0"/>
                                  <w:rPr/>
                                </w:pPr>
                                <w:r>
                                  <w:rPr/>
                                  <w:t>This is a representation of an electronic record that was signed electronically and this page is the manifestation of the electronic signatures.</w:t>
                                </w:r>
                              </w:p>
                            </w:txbxContent>
                          </wps:txbx>
                          <wps:bodyPr lIns="0" rIns="0" tIns="0" bIns="0" anchor="t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id="shape_0" ID="Textbox 124" path="m0,0l-2147483645,0l-2147483645,-2147483646l0,-2147483646xe" stroked="t" o:allowincell="f" style="position:absolute;margin-left:0pt;margin-top:-36.05pt;width:475.9pt;height:35pt;mso-wrap-style:square;v-text-anchor:top;mso-position-vertical:top">
                    <v:fill o:detectmouseclick="t" on="false"/>
                    <v:stroke color="black" weight="9360" joinstyle="round" endcap="flat"/>
                    <v:textbox>
                      <w:txbxContent>
                        <w:p>
                          <w:pPr>
                            <w:pStyle w:val="BodyText"/>
                            <w:spacing w:lineRule="auto" w:line="230" w:before="73" w:after="0"/>
                            <w:ind w:left="75" w:right="0"/>
                            <w:rPr/>
                          </w:pPr>
                          <w:r>
                            <w:rPr/>
                            <w:t>This is a representation of an electronic record that was signed electronically and this page is the manifestation of the electronic signatures.</w:t>
                          </w:r>
                        </w:p>
                      </w:txbxContent>
                    </v:textbox>
                    <w10:wrap type="square"/>
                  </v:rect>
                </w:pict>
              </mc:Fallback>
            </mc:AlternateContent>
          </w:r>
        </w:p>
        <w:p>
          <w:pPr>
            <w:pStyle w:val="Heading1"/>
            <w:rPr/>
          </w:pPr>
          <w:r>
            <w:rPr/>
            <w:t xml:space="preserve">Signatory </w:t>
          </w:r>
          <w:r>
            <w:rPr>
              <w:spacing w:val="-2"/>
            </w:rPr>
            <w:t>Table</w:t>
          </w:r>
        </w:p>
        <w:p>
          <w:pPr>
            <w:pStyle w:val="BodyText"/>
            <w:spacing w:before="63" w:after="1"/>
            <w:rPr>
              <w:b/>
              <w:sz w:val="20"/>
            </w:rPr>
          </w:pPr>
          <w:r>
            <w:rPr>
              <w:b/>
              <w:sz w:val="20"/>
            </w:rPr>
          </w:r>
        </w:p>
      </w:sdtContent>
    </w:sdt>
    <w:tbl>
      <w:tblPr>
        <w:tblW w:w="9504" w:type="dxa"/>
        <w:jc w:val="left"/>
        <w:tblInd w:w="654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570"/>
        <w:gridCol w:w="1343"/>
        <w:gridCol w:w="3906"/>
        <w:gridCol w:w="2684"/>
      </w:tblGrid>
      <w:tr>
        <w:trPr>
          <w:trHeight w:val="306" w:hRule="atLeast"/>
        </w:trPr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exact" w:line="271" w:before="15" w:after="0"/>
              <w:ind w:left="15" w:right="0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Action 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exact" w:line="271" w:before="15" w:after="0"/>
              <w:ind w:left="15" w:right="0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User 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3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exact" w:line="271" w:before="15" w:after="0"/>
              <w:ind w:left="15" w:right="0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Title</w:t>
            </w:r>
          </w:p>
        </w:tc>
        <w:tc>
          <w:tcPr>
            <w:tcW w:w="2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exact" w:line="271" w:before="15" w:after="0"/>
              <w:ind w:left="15" w:right="1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Signature 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>Date</w:t>
            </w:r>
          </w:p>
        </w:tc>
      </w:tr>
      <w:tr>
        <w:trPr>
          <w:trHeight w:val="247" w:hRule="atLeast"/>
        </w:trPr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exact" w:line="215" w:before="12" w:after="0"/>
              <w:ind w:left="15" w:right="0"/>
              <w:jc w:val="center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spacing w:val="-2"/>
                <w:sz w:val="19"/>
              </w:rPr>
              <w:t>Approve</w:t>
            </w:r>
          </w:p>
        </w:tc>
        <w:tc>
          <w:tcPr>
            <w:tcW w:w="1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exact" w:line="215" w:before="12" w:after="0"/>
              <w:ind w:left="15" w:right="0"/>
              <w:jc w:val="center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sz w:val="19"/>
              </w:rPr>
              <w:t>Chen</w:t>
            </w:r>
            <w:r>
              <w:rPr>
                <w:rFonts w:ascii="Times New Roman" w:hAnsi="Times New Roman"/>
                <w:spacing w:val="9"/>
                <w:sz w:val="19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19"/>
              </w:rPr>
              <w:t>Aviad</w:t>
            </w:r>
          </w:p>
        </w:tc>
        <w:tc>
          <w:tcPr>
            <w:tcW w:w="3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exact" w:line="215" w:before="12" w:after="0"/>
              <w:ind w:left="15" w:right="3"/>
              <w:jc w:val="center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sz w:val="19"/>
              </w:rPr>
              <w:t>Head</w:t>
            </w:r>
            <w:r>
              <w:rPr>
                <w:rFonts w:ascii="Times New Roman" w:hAnsi="Times New Roman"/>
                <w:spacing w:val="9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>of</w:t>
            </w:r>
            <w:r>
              <w:rPr>
                <w:rFonts w:ascii="Times New Roman" w:hAnsi="Times New Roman"/>
                <w:spacing w:val="9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>Software</w:t>
            </w:r>
            <w:r>
              <w:rPr>
                <w:rFonts w:ascii="Times New Roman" w:hAnsi="Times New Roman"/>
                <w:spacing w:val="9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>and</w:t>
            </w:r>
            <w:r>
              <w:rPr>
                <w:rFonts w:ascii="Times New Roman" w:hAnsi="Times New Roman"/>
                <w:spacing w:val="9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>Digital</w:t>
            </w:r>
            <w:r>
              <w:rPr>
                <w:rFonts w:ascii="Times New Roman" w:hAnsi="Times New Roman"/>
                <w:spacing w:val="9"/>
                <w:sz w:val="19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19"/>
              </w:rPr>
              <w:t>Development</w:t>
            </w:r>
          </w:p>
        </w:tc>
        <w:tc>
          <w:tcPr>
            <w:tcW w:w="2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exact" w:line="215" w:before="12" w:after="0"/>
              <w:ind w:left="15" w:right="0"/>
              <w:jc w:val="center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sz w:val="19"/>
              </w:rPr>
              <w:t>20-Feb-2023</w:t>
            </w:r>
            <w:r>
              <w:rPr>
                <w:rFonts w:ascii="Times New Roman" w:hAnsi="Times New Roman"/>
                <w:spacing w:val="15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>22:39</w:t>
            </w:r>
            <w:r>
              <w:rPr>
                <w:rFonts w:ascii="Times New Roman" w:hAnsi="Times New Roman"/>
                <w:spacing w:val="15"/>
                <w:sz w:val="19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19"/>
              </w:rPr>
              <w:t>(GMT+2)</w:t>
            </w:r>
          </w:p>
        </w:tc>
      </w:tr>
    </w:tbl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171" w:after="0"/>
        <w:rPr>
          <w:b/>
          <w:sz w:val="20"/>
        </w:rPr>
      </w:pPr>
      <w:r>
        <w:rPr>
          <w:b/>
          <w:sz w:val="20"/>
        </w:rPr>
      </w:r>
    </w:p>
    <w:p>
      <w:pPr>
        <w:sectPr>
          <w:type w:val="continuous"/>
          <w:pgSz w:w="12240" w:h="15840"/>
          <w:pgMar w:left="720" w:right="720" w:gutter="0" w:header="0" w:top="28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lineRule="exact" w:line="382" w:before="69" w:after="0"/>
        <w:ind w:left="3447" w:right="0"/>
        <w:jc w:val="center"/>
        <w:rPr>
          <w:rFonts w:ascii="Arial Unicode MS" w:hAnsi="Arial Unicode MS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46">
                <wp:simplePos x="0" y="0"/>
                <wp:positionH relativeFrom="page">
                  <wp:posOffset>533400</wp:posOffset>
                </wp:positionH>
                <wp:positionV relativeFrom="paragraph">
                  <wp:posOffset>52705</wp:posOffset>
                </wp:positionV>
                <wp:extent cx="6781800" cy="9525"/>
                <wp:effectExtent l="0" t="0" r="0" b="0"/>
                <wp:wrapNone/>
                <wp:docPr id="137" name="Graphic 1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680" cy="9360"/>
                        </a:xfrm>
                        <a:custGeom>
                          <a:avLst/>
                          <a:gdLst>
                            <a:gd name="textAreaLeft" fmla="*/ 0 w 3844800"/>
                            <a:gd name="textAreaRight" fmla="*/ 3845160 w 3844800"/>
                            <a:gd name="textAreaTop" fmla="*/ 0 h 5400"/>
                            <a:gd name="textAreaBottom" fmla="*/ 5760 h 5400"/>
                          </a:gdLst>
                          <a:ahLst/>
                          <a:rect l="textAreaLeft" t="textAreaTop" r="textAreaRight" b="textAreaBottom"/>
                          <a:pathLst>
                            <a:path w="6781800" h="9525">
                              <a:moveTo>
                                <a:pt x="6781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781800" y="9524"/>
                              </a:lnTo>
                              <a:lnTo>
                                <a:pt x="6781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 Unicode MS" w:hAnsi="Arial Unicode MS"/>
        </w:rPr>
        <w:t>Document</w:t>
      </w:r>
      <w:r>
        <w:rPr>
          <w:rFonts w:ascii="Arial Unicode MS" w:hAnsi="Arial Unicode MS"/>
          <w:spacing w:val="-8"/>
        </w:rPr>
        <w:t xml:space="preserve"> </w:t>
      </w:r>
      <w:r>
        <w:rPr>
          <w:rFonts w:ascii="Arial Unicode MS" w:hAnsi="Arial Unicode MS"/>
        </w:rPr>
        <w:t>State:</w:t>
      </w:r>
      <w:r>
        <w:rPr>
          <w:rFonts w:ascii="Arial Unicode MS" w:hAnsi="Arial Unicode MS"/>
          <w:spacing w:val="-8"/>
        </w:rPr>
        <w:t xml:space="preserve"> </w:t>
      </w:r>
      <w:r>
        <w:rPr>
          <w:rFonts w:ascii="Arial Unicode MS" w:hAnsi="Arial Unicode MS"/>
        </w:rPr>
        <w:t>Effective</w:t>
      </w:r>
      <w:r>
        <w:rPr>
          <w:rFonts w:ascii="Arial Unicode MS" w:hAnsi="Arial Unicode MS"/>
          <w:spacing w:val="-7"/>
        </w:rPr>
        <w:t xml:space="preserve"> </w:t>
      </w:r>
      <w:r>
        <w:rPr>
          <w:rFonts w:ascii="Arial Unicode MS" w:hAnsi="Arial Unicode MS"/>
          <w:spacing w:val="-2"/>
        </w:rPr>
        <w:t>(Simple)</w:t>
      </w:r>
    </w:p>
    <w:p>
      <w:pPr>
        <w:pStyle w:val="Normal"/>
        <w:spacing w:lineRule="exact" w:line="295" w:before="0" w:after="0"/>
        <w:ind w:hanging="0" w:left="3516" w:right="0"/>
        <w:jc w:val="center"/>
        <w:rPr>
          <w:rFonts w:ascii="Arial Unicode MS" w:hAnsi="Arial Unicode MS"/>
          <w:sz w:val="19"/>
        </w:rPr>
      </w:pPr>
      <w:r>
        <w:rPr>
          <w:rFonts w:ascii="Arial Unicode MS" w:hAnsi="Arial Unicode MS"/>
          <w:spacing w:val="-2"/>
          <w:sz w:val="19"/>
        </w:rPr>
        <w:t>CONFIDENTIAL</w:t>
      </w:r>
    </w:p>
    <w:p>
      <w:pPr>
        <w:pStyle w:val="Normal"/>
        <w:spacing w:before="289" w:after="0"/>
        <w:ind w:hanging="0" w:left="2321" w:right="0"/>
        <w:jc w:val="left"/>
        <w:rPr>
          <w:sz w:val="20"/>
        </w:rPr>
      </w:pPr>
      <w:r>
        <w:br w:type="column"/>
      </w:r>
      <w:r>
        <w:rPr>
          <w:sz w:val="20"/>
        </w:rPr>
        <w:t xml:space="preserve">Page 27 of </w:t>
      </w:r>
      <w:r>
        <w:rPr>
          <w:spacing w:val="-5"/>
          <w:sz w:val="20"/>
        </w:rPr>
        <w:t>27</w:t>
      </w:r>
    </w:p>
    <w:sectPr>
      <w:type w:val="continuous"/>
      <w:pgSz w:w="12240" w:h="15840"/>
      <w:pgMar w:left="720" w:right="720" w:gutter="0" w:header="0" w:top="280" w:footer="0" w:bottom="280"/>
      <w:cols w:num="2" w:equalWidth="false" w:sep="false">
        <w:col w:w="7178" w:space="40"/>
        <w:col w:w="3581"/>
      </w:cols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Unicode M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533400</wp:posOffset>
              </wp:positionH>
              <wp:positionV relativeFrom="page">
                <wp:posOffset>9070975</wp:posOffset>
              </wp:positionV>
              <wp:extent cx="6781800" cy="9525"/>
              <wp:effectExtent l="0" t="0" r="0" b="0"/>
              <wp:wrapNone/>
              <wp:docPr id="10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81680" cy="9360"/>
                      </a:xfrm>
                      <a:custGeom>
                        <a:avLst/>
                        <a:gdLst>
                          <a:gd name="textAreaLeft" fmla="*/ 0 w 3844800"/>
                          <a:gd name="textAreaRight" fmla="*/ 3845160 w 38448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781800" h="9525">
                            <a:moveTo>
                              <a:pt x="6781800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781800" y="9524"/>
                            </a:lnTo>
                            <a:lnTo>
                              <a:pt x="67818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page">
                <wp:posOffset>2633345</wp:posOffset>
              </wp:positionH>
              <wp:positionV relativeFrom="page">
                <wp:posOffset>9069070</wp:posOffset>
              </wp:positionV>
              <wp:extent cx="2395220" cy="403225"/>
              <wp:effectExtent l="0" t="0" r="0" b="0"/>
              <wp:wrapNone/>
              <wp:docPr id="11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5080" cy="403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71"/>
                            <w:jc w:val="center"/>
                            <w:rPr>
                              <w:rFonts w:ascii="Arial Unicode MS" w:hAnsi="Arial Unicode MS"/>
                            </w:rPr>
                          </w:pPr>
                          <w:r>
                            <w:rPr>
                              <w:rFonts w:ascii="Arial Unicode MS" w:hAnsi="Arial Unicode MS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State: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Effective</w:t>
                          </w:r>
                          <w:r>
                            <w:rPr>
                              <w:rFonts w:ascii="Arial Unicode MS" w:hAnsi="Arial Unicode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</w:rPr>
                            <w:t>(Simple)</w:t>
                          </w:r>
                        </w:p>
                        <w:p>
                          <w:pPr>
                            <w:pStyle w:val="FrameContents"/>
                            <w:spacing w:lineRule="exact" w:line="264" w:before="0" w:after="0"/>
                            <w:ind w:hanging="0" w:left="69" w:right="0"/>
                            <w:jc w:val="center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207.35pt;margin-top:714.1pt;width:188.55pt;height:31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71"/>
                      <w:jc w:val="center"/>
                      <w:rPr>
                        <w:rFonts w:ascii="Arial Unicode MS" w:hAnsi="Arial Unicode MS"/>
                      </w:rPr>
                    </w:pPr>
                    <w:r>
                      <w:rPr>
                        <w:rFonts w:ascii="Arial Unicode MS" w:hAnsi="Arial Unicode MS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State: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Effective</w:t>
                    </w:r>
                    <w:r>
                      <w:rPr>
                        <w:rFonts w:ascii="Arial Unicode MS" w:hAnsi="Arial Unicode MS"/>
                        <w:spacing w:val="-7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pacing w:val="-2"/>
                      </w:rPr>
                      <w:t>(Simple)</w:t>
                    </w:r>
                  </w:p>
                  <w:p>
                    <w:pPr>
                      <w:pStyle w:val="FrameContents"/>
                      <w:spacing w:lineRule="exact" w:line="264" w:before="0" w:after="0"/>
                      <w:ind w:hanging="0" w:left="69" w:right="0"/>
                      <w:jc w:val="center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6553200</wp:posOffset>
              </wp:positionH>
              <wp:positionV relativeFrom="page">
                <wp:posOffset>9193530</wp:posOffset>
              </wp:positionV>
              <wp:extent cx="746125" cy="167640"/>
              <wp:effectExtent l="0" t="0" r="0" b="0"/>
              <wp:wrapNone/>
              <wp:docPr id="12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628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20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of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5"/>
                            </w:rPr>
                            <w:t>29</w: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16pt;margin-top:723.9pt;width:58.7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20" w:right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 xml:space="preserve"> of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5"/>
                      </w:rPr>
                      <w:instrText xml:space="preserve"> NUMPAGES </w:instrText>
                    </w:r>
                    <w:r>
                      <w:rPr>
                        <w:sz w:val="20"/>
                        <w:spacing w:val="-5"/>
                      </w:rPr>
                      <w:fldChar w:fldCharType="separate"/>
                    </w:r>
                    <w:r>
                      <w:rPr>
                        <w:sz w:val="20"/>
                        <w:spacing w:val="-5"/>
                      </w:rPr>
                      <w:t>29</w:t>
                    </w:r>
                    <w:r>
                      <w:rPr>
                        <w:sz w:val="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533400</wp:posOffset>
              </wp:positionH>
              <wp:positionV relativeFrom="page">
                <wp:posOffset>9070975</wp:posOffset>
              </wp:positionV>
              <wp:extent cx="6781800" cy="9525"/>
              <wp:effectExtent l="0" t="0" r="0" b="0"/>
              <wp:wrapNone/>
              <wp:docPr id="13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81680" cy="9360"/>
                      </a:xfrm>
                      <a:custGeom>
                        <a:avLst/>
                        <a:gdLst>
                          <a:gd name="textAreaLeft" fmla="*/ 0 w 3844800"/>
                          <a:gd name="textAreaRight" fmla="*/ 3845160 w 38448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781800" h="9525">
                            <a:moveTo>
                              <a:pt x="6781800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781800" y="9524"/>
                            </a:lnTo>
                            <a:lnTo>
                              <a:pt x="67818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page">
                <wp:posOffset>2633345</wp:posOffset>
              </wp:positionH>
              <wp:positionV relativeFrom="page">
                <wp:posOffset>9069070</wp:posOffset>
              </wp:positionV>
              <wp:extent cx="2395220" cy="403225"/>
              <wp:effectExtent l="0" t="0" r="0" b="0"/>
              <wp:wrapNone/>
              <wp:docPr id="14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5080" cy="403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71"/>
                            <w:jc w:val="center"/>
                            <w:rPr>
                              <w:rFonts w:ascii="Arial Unicode MS" w:hAnsi="Arial Unicode MS"/>
                            </w:rPr>
                          </w:pPr>
                          <w:r>
                            <w:rPr>
                              <w:rFonts w:ascii="Arial Unicode MS" w:hAnsi="Arial Unicode MS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State: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Effective</w:t>
                          </w:r>
                          <w:r>
                            <w:rPr>
                              <w:rFonts w:ascii="Arial Unicode MS" w:hAnsi="Arial Unicode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</w:rPr>
                            <w:t>(Simple)</w:t>
                          </w:r>
                        </w:p>
                        <w:p>
                          <w:pPr>
                            <w:pStyle w:val="FrameContents"/>
                            <w:spacing w:lineRule="exact" w:line="264" w:before="0" w:after="0"/>
                            <w:ind w:hanging="0" w:left="69" w:right="0"/>
                            <w:jc w:val="center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207.35pt;margin-top:714.1pt;width:188.55pt;height:31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71"/>
                      <w:jc w:val="center"/>
                      <w:rPr>
                        <w:rFonts w:ascii="Arial Unicode MS" w:hAnsi="Arial Unicode MS"/>
                      </w:rPr>
                    </w:pPr>
                    <w:r>
                      <w:rPr>
                        <w:rFonts w:ascii="Arial Unicode MS" w:hAnsi="Arial Unicode MS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State: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Effective</w:t>
                    </w:r>
                    <w:r>
                      <w:rPr>
                        <w:rFonts w:ascii="Arial Unicode MS" w:hAnsi="Arial Unicode MS"/>
                        <w:spacing w:val="-7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pacing w:val="-2"/>
                      </w:rPr>
                      <w:t>(Simple)</w:t>
                    </w:r>
                  </w:p>
                  <w:p>
                    <w:pPr>
                      <w:pStyle w:val="FrameContents"/>
                      <w:spacing w:lineRule="exact" w:line="264" w:before="0" w:after="0"/>
                      <w:ind w:hanging="0" w:left="69" w:right="0"/>
                      <w:jc w:val="center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6553200</wp:posOffset>
              </wp:positionH>
              <wp:positionV relativeFrom="page">
                <wp:posOffset>9193530</wp:posOffset>
              </wp:positionV>
              <wp:extent cx="746125" cy="167640"/>
              <wp:effectExtent l="0" t="0" r="0" b="0"/>
              <wp:wrapNone/>
              <wp:docPr id="15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628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20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of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5"/>
                            </w:rPr>
                            <w:t>29</w: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16pt;margin-top:723.9pt;width:58.7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20" w:right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 xml:space="preserve"> of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5"/>
                      </w:rPr>
                      <w:instrText xml:space="preserve"> NUMPAGES </w:instrText>
                    </w:r>
                    <w:r>
                      <w:rPr>
                        <w:sz w:val="20"/>
                        <w:spacing w:val="-5"/>
                      </w:rPr>
                      <w:fldChar w:fldCharType="separate"/>
                    </w:r>
                    <w:r>
                      <w:rPr>
                        <w:sz w:val="20"/>
                        <w:spacing w:val="-5"/>
                      </w:rPr>
                      <w:t>29</w:t>
                    </w:r>
                    <w:r>
                      <w:rPr>
                        <w:sz w:val="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58">
              <wp:simplePos x="0" y="0"/>
              <wp:positionH relativeFrom="page">
                <wp:posOffset>533400</wp:posOffset>
              </wp:positionH>
              <wp:positionV relativeFrom="page">
                <wp:posOffset>9070975</wp:posOffset>
              </wp:positionV>
              <wp:extent cx="6781800" cy="9525"/>
              <wp:effectExtent l="0" t="0" r="0" b="0"/>
              <wp:wrapNone/>
              <wp:docPr id="20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81680" cy="9360"/>
                      </a:xfrm>
                      <a:custGeom>
                        <a:avLst/>
                        <a:gdLst>
                          <a:gd name="textAreaLeft" fmla="*/ 0 w 3844800"/>
                          <a:gd name="textAreaRight" fmla="*/ 3845160 w 38448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781800" h="9525">
                            <a:moveTo>
                              <a:pt x="6781800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781800" y="9524"/>
                            </a:lnTo>
                            <a:lnTo>
                              <a:pt x="67818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9">
              <wp:simplePos x="0" y="0"/>
              <wp:positionH relativeFrom="page">
                <wp:posOffset>2633345</wp:posOffset>
              </wp:positionH>
              <wp:positionV relativeFrom="page">
                <wp:posOffset>9069070</wp:posOffset>
              </wp:positionV>
              <wp:extent cx="2395220" cy="403225"/>
              <wp:effectExtent l="0" t="0" r="0" b="0"/>
              <wp:wrapNone/>
              <wp:docPr id="21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5080" cy="403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71"/>
                            <w:jc w:val="center"/>
                            <w:rPr>
                              <w:rFonts w:ascii="Arial Unicode MS" w:hAnsi="Arial Unicode MS"/>
                            </w:rPr>
                          </w:pPr>
                          <w:r>
                            <w:rPr>
                              <w:rFonts w:ascii="Arial Unicode MS" w:hAnsi="Arial Unicode MS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State: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Effective</w:t>
                          </w:r>
                          <w:r>
                            <w:rPr>
                              <w:rFonts w:ascii="Arial Unicode MS" w:hAnsi="Arial Unicode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</w:rPr>
                            <w:t>(Simple)</w:t>
                          </w:r>
                        </w:p>
                        <w:p>
                          <w:pPr>
                            <w:pStyle w:val="FrameContents"/>
                            <w:spacing w:lineRule="exact" w:line="264" w:before="0" w:after="0"/>
                            <w:ind w:hanging="0" w:left="69" w:right="0"/>
                            <w:jc w:val="center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207.35pt;margin-top:714.1pt;width:188.55pt;height:31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71"/>
                      <w:jc w:val="center"/>
                      <w:rPr>
                        <w:rFonts w:ascii="Arial Unicode MS" w:hAnsi="Arial Unicode MS"/>
                      </w:rPr>
                    </w:pPr>
                    <w:r>
                      <w:rPr>
                        <w:rFonts w:ascii="Arial Unicode MS" w:hAnsi="Arial Unicode MS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State: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Effective</w:t>
                    </w:r>
                    <w:r>
                      <w:rPr>
                        <w:rFonts w:ascii="Arial Unicode MS" w:hAnsi="Arial Unicode MS"/>
                        <w:spacing w:val="-7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pacing w:val="-2"/>
                      </w:rPr>
                      <w:t>(Simple)</w:t>
                    </w:r>
                  </w:p>
                  <w:p>
                    <w:pPr>
                      <w:pStyle w:val="FrameContents"/>
                      <w:spacing w:lineRule="exact" w:line="264" w:before="0" w:after="0"/>
                      <w:ind w:hanging="0" w:left="69" w:right="0"/>
                      <w:jc w:val="center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61">
              <wp:simplePos x="0" y="0"/>
              <wp:positionH relativeFrom="page">
                <wp:posOffset>6553200</wp:posOffset>
              </wp:positionH>
              <wp:positionV relativeFrom="page">
                <wp:posOffset>9193530</wp:posOffset>
              </wp:positionV>
              <wp:extent cx="746125" cy="167640"/>
              <wp:effectExtent l="0" t="0" r="0" b="0"/>
              <wp:wrapNone/>
              <wp:docPr id="22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628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20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2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of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5"/>
                            </w:rPr>
                            <w:t>29</w: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516pt;margin-top:723.9pt;width:58.7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20" w:right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2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 xml:space="preserve"> of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5"/>
                      </w:rPr>
                      <w:instrText xml:space="preserve"> NUMPAGES </w:instrText>
                    </w:r>
                    <w:r>
                      <w:rPr>
                        <w:sz w:val="20"/>
                        <w:spacing w:val="-5"/>
                      </w:rPr>
                      <w:fldChar w:fldCharType="separate"/>
                    </w:r>
                    <w:r>
                      <w:rPr>
                        <w:sz w:val="20"/>
                        <w:spacing w:val="-5"/>
                      </w:rPr>
                      <w:t>29</w:t>
                    </w:r>
                    <w:r>
                      <w:rPr>
                        <w:sz w:val="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9">
              <wp:simplePos x="0" y="0"/>
              <wp:positionH relativeFrom="page">
                <wp:posOffset>2633345</wp:posOffset>
              </wp:positionH>
              <wp:positionV relativeFrom="page">
                <wp:posOffset>9069070</wp:posOffset>
              </wp:positionV>
              <wp:extent cx="2395220" cy="403225"/>
              <wp:effectExtent l="0" t="0" r="0" b="0"/>
              <wp:wrapNone/>
              <wp:docPr id="29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5080" cy="403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71"/>
                            <w:jc w:val="center"/>
                            <w:rPr>
                              <w:rFonts w:ascii="Arial Unicode MS" w:hAnsi="Arial Unicode MS"/>
                            </w:rPr>
                          </w:pPr>
                          <w:r>
                            <w:rPr>
                              <w:rFonts w:ascii="Arial Unicode MS" w:hAnsi="Arial Unicode MS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State: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Effective</w:t>
                          </w:r>
                          <w:r>
                            <w:rPr>
                              <w:rFonts w:ascii="Arial Unicode MS" w:hAnsi="Arial Unicode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</w:rPr>
                            <w:t>(Simple)</w:t>
                          </w:r>
                        </w:p>
                        <w:p>
                          <w:pPr>
                            <w:pStyle w:val="FrameContents"/>
                            <w:spacing w:lineRule="exact" w:line="264" w:before="0" w:after="0"/>
                            <w:ind w:hanging="0" w:left="69" w:right="0"/>
                            <w:jc w:val="center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207.35pt;margin-top:714.1pt;width:188.55pt;height:31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71"/>
                      <w:jc w:val="center"/>
                      <w:rPr>
                        <w:rFonts w:ascii="Arial Unicode MS" w:hAnsi="Arial Unicode MS"/>
                      </w:rPr>
                    </w:pPr>
                    <w:r>
                      <w:rPr>
                        <w:rFonts w:ascii="Arial Unicode MS" w:hAnsi="Arial Unicode MS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State: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Effective</w:t>
                    </w:r>
                    <w:r>
                      <w:rPr>
                        <w:rFonts w:ascii="Arial Unicode MS" w:hAnsi="Arial Unicode MS"/>
                        <w:spacing w:val="-7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pacing w:val="-2"/>
                      </w:rPr>
                      <w:t>(Simple)</w:t>
                    </w:r>
                  </w:p>
                  <w:p>
                    <w:pPr>
                      <w:pStyle w:val="FrameContents"/>
                      <w:spacing w:lineRule="exact" w:line="264" w:before="0" w:after="0"/>
                      <w:ind w:hanging="0" w:left="69" w:right="0"/>
                      <w:jc w:val="center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5">
              <wp:simplePos x="0" y="0"/>
              <wp:positionH relativeFrom="page">
                <wp:posOffset>6502400</wp:posOffset>
              </wp:positionH>
              <wp:positionV relativeFrom="page">
                <wp:posOffset>9193530</wp:posOffset>
              </wp:positionV>
              <wp:extent cx="816610" cy="167640"/>
              <wp:effectExtent l="0" t="0" r="0" b="0"/>
              <wp:wrapNone/>
              <wp:docPr id="30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648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20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10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of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5"/>
                            </w:rPr>
                            <w:t>29</w: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3" path="m0,0l-2147483645,0l-2147483645,-2147483646l0,-2147483646xe" stroked="f" o:allowincell="f" style="position:absolute;margin-left:512pt;margin-top:723.9pt;width:64.25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20" w:right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10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 xml:space="preserve"> of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5"/>
                      </w:rPr>
                      <w:instrText xml:space="preserve"> NUMPAGES </w:instrText>
                    </w:r>
                    <w:r>
                      <w:rPr>
                        <w:sz w:val="20"/>
                        <w:spacing w:val="-5"/>
                      </w:rPr>
                      <w:fldChar w:fldCharType="separate"/>
                    </w:r>
                    <w:r>
                      <w:rPr>
                        <w:sz w:val="20"/>
                        <w:spacing w:val="-5"/>
                      </w:rPr>
                      <w:t>29</w:t>
                    </w:r>
                    <w:r>
                      <w:rPr>
                        <w:sz w:val="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26">
              <wp:simplePos x="0" y="0"/>
              <wp:positionH relativeFrom="page">
                <wp:posOffset>3392805</wp:posOffset>
              </wp:positionH>
              <wp:positionV relativeFrom="page">
                <wp:posOffset>9283700</wp:posOffset>
              </wp:positionV>
              <wp:extent cx="919480" cy="189230"/>
              <wp:effectExtent l="0" t="0" r="0" b="0"/>
              <wp:wrapNone/>
              <wp:docPr id="52" name="Textbox 4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9440" cy="189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97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9" path="m0,0l-2147483645,0l-2147483645,-2147483646l0,-2147483646xe" stroked="f" o:allowincell="f" style="position:absolute;margin-left:267.15pt;margin-top:731pt;width:72.35pt;height:14.8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97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76">
              <wp:simplePos x="0" y="0"/>
              <wp:positionH relativeFrom="page">
                <wp:posOffset>3392805</wp:posOffset>
              </wp:positionH>
              <wp:positionV relativeFrom="page">
                <wp:posOffset>9283700</wp:posOffset>
              </wp:positionV>
              <wp:extent cx="919480" cy="189230"/>
              <wp:effectExtent l="0" t="0" r="0" b="0"/>
              <wp:wrapNone/>
              <wp:docPr id="56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9440" cy="189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97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5" path="m0,0l-2147483645,0l-2147483645,-2147483646l0,-2147483646xe" stroked="f" o:allowincell="f" style="position:absolute;margin-left:267.15pt;margin-top:731pt;width:72.35pt;height:14.8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97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33">
              <wp:simplePos x="0" y="0"/>
              <wp:positionH relativeFrom="page">
                <wp:posOffset>2633345</wp:posOffset>
              </wp:positionH>
              <wp:positionV relativeFrom="page">
                <wp:posOffset>9069070</wp:posOffset>
              </wp:positionV>
              <wp:extent cx="2395220" cy="403225"/>
              <wp:effectExtent l="0" t="0" r="0" b="0"/>
              <wp:wrapNone/>
              <wp:docPr id="63" name="Textbox 5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5080" cy="403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71"/>
                            <w:jc w:val="center"/>
                            <w:rPr>
                              <w:rFonts w:ascii="Arial Unicode MS" w:hAnsi="Arial Unicode MS"/>
                            </w:rPr>
                          </w:pPr>
                          <w:r>
                            <w:rPr>
                              <w:rFonts w:ascii="Arial Unicode MS" w:hAnsi="Arial Unicode MS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State: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Effective</w:t>
                          </w:r>
                          <w:r>
                            <w:rPr>
                              <w:rFonts w:ascii="Arial Unicode MS" w:hAnsi="Arial Unicode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</w:rPr>
                            <w:t>(Simple)</w:t>
                          </w:r>
                        </w:p>
                        <w:p>
                          <w:pPr>
                            <w:pStyle w:val="FrameContents"/>
                            <w:spacing w:lineRule="exact" w:line="264" w:before="0" w:after="0"/>
                            <w:ind w:hanging="0" w:left="69" w:right="0"/>
                            <w:jc w:val="center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5" path="m0,0l-2147483645,0l-2147483645,-2147483646l0,-2147483646xe" stroked="f" o:allowincell="f" style="position:absolute;margin-left:207.35pt;margin-top:714.1pt;width:188.55pt;height:31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71"/>
                      <w:jc w:val="center"/>
                      <w:rPr>
                        <w:rFonts w:ascii="Arial Unicode MS" w:hAnsi="Arial Unicode MS"/>
                      </w:rPr>
                    </w:pPr>
                    <w:r>
                      <w:rPr>
                        <w:rFonts w:ascii="Arial Unicode MS" w:hAnsi="Arial Unicode MS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State: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Effective</w:t>
                    </w:r>
                    <w:r>
                      <w:rPr>
                        <w:rFonts w:ascii="Arial Unicode MS" w:hAnsi="Arial Unicode MS"/>
                        <w:spacing w:val="-7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pacing w:val="-2"/>
                      </w:rPr>
                      <w:t>(Simple)</w:t>
                    </w:r>
                  </w:p>
                  <w:p>
                    <w:pPr>
                      <w:pStyle w:val="FrameContents"/>
                      <w:spacing w:lineRule="exact" w:line="264" w:before="0" w:after="0"/>
                      <w:ind w:hanging="0" w:left="69" w:right="0"/>
                      <w:jc w:val="center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35">
              <wp:simplePos x="0" y="0"/>
              <wp:positionH relativeFrom="page">
                <wp:posOffset>6502400</wp:posOffset>
              </wp:positionH>
              <wp:positionV relativeFrom="page">
                <wp:posOffset>9193530</wp:posOffset>
              </wp:positionV>
              <wp:extent cx="816610" cy="167640"/>
              <wp:effectExtent l="0" t="0" r="0" b="0"/>
              <wp:wrapNone/>
              <wp:docPr id="64" name="Textbox 5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648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20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16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of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5"/>
                            </w:rPr>
                            <w:t>29</w: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6" path="m0,0l-2147483645,0l-2147483645,-2147483646l0,-2147483646xe" stroked="f" o:allowincell="f" style="position:absolute;margin-left:512pt;margin-top:723.9pt;width:64.25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20" w:right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16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 xml:space="preserve"> of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5"/>
                      </w:rPr>
                      <w:instrText xml:space="preserve"> NUMPAGES </w:instrText>
                    </w:r>
                    <w:r>
                      <w:rPr>
                        <w:sz w:val="20"/>
                        <w:spacing w:val="-5"/>
                      </w:rPr>
                      <w:fldChar w:fldCharType="separate"/>
                    </w:r>
                    <w:r>
                      <w:rPr>
                        <w:sz w:val="20"/>
                        <w:spacing w:val="-5"/>
                      </w:rPr>
                      <w:t>29</w:t>
                    </w:r>
                    <w:r>
                      <w:rPr>
                        <w:sz w:val="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82">
              <wp:simplePos x="0" y="0"/>
              <wp:positionH relativeFrom="page">
                <wp:posOffset>2633345</wp:posOffset>
              </wp:positionH>
              <wp:positionV relativeFrom="page">
                <wp:posOffset>9069070</wp:posOffset>
              </wp:positionV>
              <wp:extent cx="2395220" cy="403225"/>
              <wp:effectExtent l="0" t="0" r="0" b="0"/>
              <wp:wrapNone/>
              <wp:docPr id="69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5080" cy="403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71"/>
                            <w:jc w:val="center"/>
                            <w:rPr>
                              <w:rFonts w:ascii="Arial Unicode MS" w:hAnsi="Arial Unicode MS"/>
                            </w:rPr>
                          </w:pPr>
                          <w:r>
                            <w:rPr>
                              <w:rFonts w:ascii="Arial Unicode MS" w:hAnsi="Arial Unicode MS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State: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Effective</w:t>
                          </w:r>
                          <w:r>
                            <w:rPr>
                              <w:rFonts w:ascii="Arial Unicode MS" w:hAnsi="Arial Unicode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</w:rPr>
                            <w:t>(Simple)</w:t>
                          </w:r>
                        </w:p>
                        <w:p>
                          <w:pPr>
                            <w:pStyle w:val="FrameContents"/>
                            <w:spacing w:lineRule="exact" w:line="264" w:before="0" w:after="0"/>
                            <w:ind w:hanging="0" w:left="69" w:right="0"/>
                            <w:jc w:val="center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8" path="m0,0l-2147483645,0l-2147483645,-2147483646l0,-2147483646xe" stroked="f" o:allowincell="f" style="position:absolute;margin-left:207.35pt;margin-top:714.1pt;width:188.55pt;height:31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71"/>
                      <w:jc w:val="center"/>
                      <w:rPr>
                        <w:rFonts w:ascii="Arial Unicode MS" w:hAnsi="Arial Unicode MS"/>
                      </w:rPr>
                    </w:pPr>
                    <w:r>
                      <w:rPr>
                        <w:rFonts w:ascii="Arial Unicode MS" w:hAnsi="Arial Unicode MS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State: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Effective</w:t>
                    </w:r>
                    <w:r>
                      <w:rPr>
                        <w:rFonts w:ascii="Arial Unicode MS" w:hAnsi="Arial Unicode MS"/>
                        <w:spacing w:val="-7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pacing w:val="-2"/>
                      </w:rPr>
                      <w:t>(Simple)</w:t>
                    </w:r>
                  </w:p>
                  <w:p>
                    <w:pPr>
                      <w:pStyle w:val="FrameContents"/>
                      <w:spacing w:lineRule="exact" w:line="264" w:before="0" w:after="0"/>
                      <w:ind w:hanging="0" w:left="69" w:right="0"/>
                      <w:jc w:val="center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84">
              <wp:simplePos x="0" y="0"/>
              <wp:positionH relativeFrom="page">
                <wp:posOffset>6502400</wp:posOffset>
              </wp:positionH>
              <wp:positionV relativeFrom="page">
                <wp:posOffset>9193530</wp:posOffset>
              </wp:positionV>
              <wp:extent cx="816610" cy="167640"/>
              <wp:effectExtent l="0" t="0" r="0" b="0"/>
              <wp:wrapNone/>
              <wp:docPr id="70" name="Textbox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648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20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17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of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5"/>
                            </w:rPr>
                            <w:t>29</w: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9" path="m0,0l-2147483645,0l-2147483645,-2147483646l0,-2147483646xe" stroked="f" o:allowincell="f" style="position:absolute;margin-left:512pt;margin-top:723.9pt;width:64.25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20" w:right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17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 xml:space="preserve"> of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5"/>
                      </w:rPr>
                      <w:instrText xml:space="preserve"> NUMPAGES </w:instrText>
                    </w:r>
                    <w:r>
                      <w:rPr>
                        <w:sz w:val="20"/>
                        <w:spacing w:val="-5"/>
                      </w:rPr>
                      <w:fldChar w:fldCharType="separate"/>
                    </w:r>
                    <w:r>
                      <w:rPr>
                        <w:sz w:val="20"/>
                        <w:spacing w:val="-5"/>
                      </w:rPr>
                      <w:t>29</w:t>
                    </w:r>
                    <w:r>
                      <w:rPr>
                        <w:sz w:val="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44">
              <wp:simplePos x="0" y="0"/>
              <wp:positionH relativeFrom="page">
                <wp:posOffset>533400</wp:posOffset>
              </wp:positionH>
              <wp:positionV relativeFrom="page">
                <wp:posOffset>9704705</wp:posOffset>
              </wp:positionV>
              <wp:extent cx="6562725" cy="9525"/>
              <wp:effectExtent l="0" t="0" r="0" b="0"/>
              <wp:wrapNone/>
              <wp:docPr id="75" name="Graphic 6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62800" cy="9360"/>
                      </a:xfrm>
                      <a:custGeom>
                        <a:avLst/>
                        <a:gdLst>
                          <a:gd name="textAreaLeft" fmla="*/ 0 w 3720600"/>
                          <a:gd name="textAreaRight" fmla="*/ 3720960 w 37206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562725" h="9525">
                            <a:moveTo>
                              <a:pt x="6562725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562725" y="9524"/>
                            </a:lnTo>
                            <a:lnTo>
                              <a:pt x="656272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5">
              <wp:simplePos x="0" y="0"/>
              <wp:positionH relativeFrom="page">
                <wp:posOffset>2525395</wp:posOffset>
              </wp:positionH>
              <wp:positionV relativeFrom="page">
                <wp:posOffset>9702800</wp:posOffset>
              </wp:positionV>
              <wp:extent cx="2395220" cy="403225"/>
              <wp:effectExtent l="0" t="0" r="0" b="0"/>
              <wp:wrapNone/>
              <wp:docPr id="76" name="Textbox 6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5080" cy="403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71"/>
                            <w:jc w:val="center"/>
                            <w:rPr>
                              <w:rFonts w:ascii="Arial Unicode MS" w:hAnsi="Arial Unicode MS"/>
                            </w:rPr>
                          </w:pPr>
                          <w:r>
                            <w:rPr>
                              <w:rFonts w:ascii="Arial Unicode MS" w:hAnsi="Arial Unicode MS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State: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Effective</w:t>
                          </w:r>
                          <w:r>
                            <w:rPr>
                              <w:rFonts w:ascii="Arial Unicode MS" w:hAnsi="Arial Unicode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</w:rPr>
                            <w:t>(Simple)</w:t>
                          </w:r>
                        </w:p>
                        <w:p>
                          <w:pPr>
                            <w:pStyle w:val="FrameContents"/>
                            <w:spacing w:lineRule="exact" w:line="264" w:before="0" w:after="0"/>
                            <w:ind w:hanging="0" w:left="69" w:right="0"/>
                            <w:jc w:val="center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4" path="m0,0l-2147483645,0l-2147483645,-2147483646l0,-2147483646xe" stroked="f" o:allowincell="f" style="position:absolute;margin-left:198.85pt;margin-top:764pt;width:188.55pt;height:31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71"/>
                      <w:jc w:val="center"/>
                      <w:rPr>
                        <w:rFonts w:ascii="Arial Unicode MS" w:hAnsi="Arial Unicode MS"/>
                      </w:rPr>
                    </w:pPr>
                    <w:r>
                      <w:rPr>
                        <w:rFonts w:ascii="Arial Unicode MS" w:hAnsi="Arial Unicode MS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State: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Effective</w:t>
                    </w:r>
                    <w:r>
                      <w:rPr>
                        <w:rFonts w:ascii="Arial Unicode MS" w:hAnsi="Arial Unicode MS"/>
                        <w:spacing w:val="-7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pacing w:val="-2"/>
                      </w:rPr>
                      <w:t>(Simple)</w:t>
                    </w:r>
                  </w:p>
                  <w:p>
                    <w:pPr>
                      <w:pStyle w:val="FrameContents"/>
                      <w:spacing w:lineRule="exact" w:line="264" w:before="0" w:after="0"/>
                      <w:ind w:hanging="0" w:left="69" w:right="0"/>
                      <w:jc w:val="center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7">
              <wp:simplePos x="0" y="0"/>
              <wp:positionH relativeFrom="page">
                <wp:posOffset>5716905</wp:posOffset>
              </wp:positionH>
              <wp:positionV relativeFrom="page">
                <wp:posOffset>9827260</wp:posOffset>
              </wp:positionV>
              <wp:extent cx="1385570" cy="421640"/>
              <wp:effectExtent l="0" t="0" r="0" b="0"/>
              <wp:wrapNone/>
              <wp:docPr id="77" name="Textbox 6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5640" cy="421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916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18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of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5"/>
                            </w:rPr>
                            <w:t>29</w: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pStyle w:val="BodyText"/>
                            <w:spacing w:before="124" w:after="0"/>
                            <w:ind w:left="20" w:right="0"/>
                            <w:rPr/>
                          </w:pPr>
                          <w:r>
                            <w:rPr>
                              <w:color w:val="000009"/>
                            </w:rPr>
                            <w:t>Page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</w:rPr>
                            <w:t>1 of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5" path="m0,0l-2147483645,0l-2147483645,-2147483646l0,-2147483646xe" stroked="f" o:allowincell="f" style="position:absolute;margin-left:450.15pt;margin-top:773.8pt;width:109.05pt;height:3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916" w:right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18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 xml:space="preserve"> of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5"/>
                      </w:rPr>
                      <w:instrText xml:space="preserve"> NUMPAGES </w:instrText>
                    </w:r>
                    <w:r>
                      <w:rPr>
                        <w:sz w:val="20"/>
                        <w:spacing w:val="-5"/>
                      </w:rPr>
                      <w:fldChar w:fldCharType="separate"/>
                    </w:r>
                    <w:r>
                      <w:rPr>
                        <w:sz w:val="20"/>
                        <w:spacing w:val="-5"/>
                      </w:rPr>
                      <w:t>29</w:t>
                    </w:r>
                    <w:r>
                      <w:rPr>
                        <w:sz w:val="20"/>
                        <w:spacing w:val="-5"/>
                      </w:rPr>
                      <w:fldChar w:fldCharType="end"/>
                    </w:r>
                  </w:p>
                  <w:p>
                    <w:pPr>
                      <w:pStyle w:val="BodyText"/>
                      <w:spacing w:before="124" w:after="0"/>
                      <w:ind w:left="20" w:right="0"/>
                      <w:rPr/>
                    </w:pPr>
                    <w:r>
                      <w:rPr>
                        <w:color w:val="000009"/>
                      </w:rPr>
                      <w:t>Page</w:t>
                    </w:r>
                    <w:r>
                      <w:rPr>
                        <w:color w:val="000009"/>
                        <w:spacing w:val="-2"/>
                      </w:rPr>
                      <w:t xml:space="preserve"> </w:t>
                    </w:r>
                    <w:r>
                      <w:rPr>
                        <w:color w:val="000009"/>
                      </w:rPr>
                      <w:t>1 of</w:t>
                    </w:r>
                    <w:r>
                      <w:rPr>
                        <w:color w:val="000009"/>
                        <w:spacing w:val="-1"/>
                      </w:rPr>
                      <w:t xml:space="preserve"> </w:t>
                    </w:r>
                    <w:r>
                      <w:rPr>
                        <w:color w:val="000009"/>
                        <w:spacing w:val="-10"/>
                      </w:rPr>
                      <w:t>9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54">
              <wp:simplePos x="0" y="0"/>
              <wp:positionH relativeFrom="page">
                <wp:posOffset>533400</wp:posOffset>
              </wp:positionH>
              <wp:positionV relativeFrom="page">
                <wp:posOffset>9704705</wp:posOffset>
              </wp:positionV>
              <wp:extent cx="6562725" cy="9525"/>
              <wp:effectExtent l="0" t="0" r="0" b="0"/>
              <wp:wrapNone/>
              <wp:docPr id="82" name="Graphic 7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62800" cy="9360"/>
                      </a:xfrm>
                      <a:custGeom>
                        <a:avLst/>
                        <a:gdLst>
                          <a:gd name="textAreaLeft" fmla="*/ 0 w 3720600"/>
                          <a:gd name="textAreaRight" fmla="*/ 3720960 w 37206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562725" h="9525">
                            <a:moveTo>
                              <a:pt x="6562725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562725" y="9524"/>
                            </a:lnTo>
                            <a:lnTo>
                              <a:pt x="656272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6">
              <wp:simplePos x="0" y="0"/>
              <wp:positionH relativeFrom="page">
                <wp:posOffset>2525395</wp:posOffset>
              </wp:positionH>
              <wp:positionV relativeFrom="page">
                <wp:posOffset>9702800</wp:posOffset>
              </wp:positionV>
              <wp:extent cx="2395220" cy="403225"/>
              <wp:effectExtent l="0" t="0" r="0" b="0"/>
              <wp:wrapNone/>
              <wp:docPr id="83" name="Textbox 7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5080" cy="403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71"/>
                            <w:jc w:val="center"/>
                            <w:rPr>
                              <w:rFonts w:ascii="Arial Unicode MS" w:hAnsi="Arial Unicode MS"/>
                            </w:rPr>
                          </w:pPr>
                          <w:r>
                            <w:rPr>
                              <w:rFonts w:ascii="Arial Unicode MS" w:hAnsi="Arial Unicode MS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State: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Effective</w:t>
                          </w:r>
                          <w:r>
                            <w:rPr>
                              <w:rFonts w:ascii="Arial Unicode MS" w:hAnsi="Arial Unicode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</w:rPr>
                            <w:t>(Simple)</w:t>
                          </w:r>
                        </w:p>
                        <w:p>
                          <w:pPr>
                            <w:pStyle w:val="FrameContents"/>
                            <w:spacing w:lineRule="exact" w:line="264" w:before="0" w:after="0"/>
                            <w:ind w:hanging="0" w:left="69" w:right="0"/>
                            <w:jc w:val="center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1" path="m0,0l-2147483645,0l-2147483645,-2147483646l0,-2147483646xe" stroked="f" o:allowincell="f" style="position:absolute;margin-left:198.85pt;margin-top:764pt;width:188.55pt;height:31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71"/>
                      <w:jc w:val="center"/>
                      <w:rPr>
                        <w:rFonts w:ascii="Arial Unicode MS" w:hAnsi="Arial Unicode MS"/>
                      </w:rPr>
                    </w:pPr>
                    <w:r>
                      <w:rPr>
                        <w:rFonts w:ascii="Arial Unicode MS" w:hAnsi="Arial Unicode MS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State: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Effective</w:t>
                    </w:r>
                    <w:r>
                      <w:rPr>
                        <w:rFonts w:ascii="Arial Unicode MS" w:hAnsi="Arial Unicode MS"/>
                        <w:spacing w:val="-7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pacing w:val="-2"/>
                      </w:rPr>
                      <w:t>(Simple)</w:t>
                    </w:r>
                  </w:p>
                  <w:p>
                    <w:pPr>
                      <w:pStyle w:val="FrameContents"/>
                      <w:spacing w:lineRule="exact" w:line="264" w:before="0" w:after="0"/>
                      <w:ind w:hanging="0" w:left="69" w:right="0"/>
                      <w:jc w:val="center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8">
              <wp:simplePos x="0" y="0"/>
              <wp:positionH relativeFrom="page">
                <wp:posOffset>5716905</wp:posOffset>
              </wp:positionH>
              <wp:positionV relativeFrom="page">
                <wp:posOffset>9827260</wp:posOffset>
              </wp:positionV>
              <wp:extent cx="1385570" cy="421640"/>
              <wp:effectExtent l="0" t="0" r="0" b="0"/>
              <wp:wrapNone/>
              <wp:docPr id="84" name="Textbox 7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5640" cy="421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916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19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of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5"/>
                            </w:rPr>
                            <w:t>29</w: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pStyle w:val="BodyText"/>
                            <w:spacing w:before="124" w:after="0"/>
                            <w:ind w:left="20" w:right="0"/>
                            <w:rPr/>
                          </w:pPr>
                          <w:r>
                            <w:rPr>
                              <w:color w:val="000009"/>
                            </w:rPr>
                            <w:t>Page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</w:rPr>
                            <w:t>2 of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2" path="m0,0l-2147483645,0l-2147483645,-2147483646l0,-2147483646xe" stroked="f" o:allowincell="f" style="position:absolute;margin-left:450.15pt;margin-top:773.8pt;width:109.05pt;height:3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916" w:right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19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 xml:space="preserve"> of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5"/>
                      </w:rPr>
                      <w:instrText xml:space="preserve"> NUMPAGES </w:instrText>
                    </w:r>
                    <w:r>
                      <w:rPr>
                        <w:sz w:val="20"/>
                        <w:spacing w:val="-5"/>
                      </w:rPr>
                      <w:fldChar w:fldCharType="separate"/>
                    </w:r>
                    <w:r>
                      <w:rPr>
                        <w:sz w:val="20"/>
                        <w:spacing w:val="-5"/>
                      </w:rPr>
                      <w:t>29</w:t>
                    </w:r>
                    <w:r>
                      <w:rPr>
                        <w:sz w:val="20"/>
                        <w:spacing w:val="-5"/>
                      </w:rPr>
                      <w:fldChar w:fldCharType="end"/>
                    </w:r>
                  </w:p>
                  <w:p>
                    <w:pPr>
                      <w:pStyle w:val="BodyText"/>
                      <w:spacing w:before="124" w:after="0"/>
                      <w:ind w:left="20" w:right="0"/>
                      <w:rPr/>
                    </w:pPr>
                    <w:r>
                      <w:rPr>
                        <w:color w:val="000009"/>
                      </w:rPr>
                      <w:t>Page</w:t>
                    </w:r>
                    <w:r>
                      <w:rPr>
                        <w:color w:val="000009"/>
                        <w:spacing w:val="-2"/>
                      </w:rPr>
                      <w:t xml:space="preserve"> </w:t>
                    </w:r>
                    <w:r>
                      <w:rPr>
                        <w:color w:val="000009"/>
                      </w:rPr>
                      <w:t>2 of</w:t>
                    </w:r>
                    <w:r>
                      <w:rPr>
                        <w:color w:val="000009"/>
                        <w:spacing w:val="-1"/>
                      </w:rPr>
                      <w:t xml:space="preserve"> </w:t>
                    </w:r>
                    <w:r>
                      <w:rPr>
                        <w:color w:val="000009"/>
                        <w:spacing w:val="-10"/>
                      </w:rPr>
                      <w:t>9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65">
              <wp:simplePos x="0" y="0"/>
              <wp:positionH relativeFrom="page">
                <wp:posOffset>533400</wp:posOffset>
              </wp:positionH>
              <wp:positionV relativeFrom="page">
                <wp:posOffset>9704705</wp:posOffset>
              </wp:positionV>
              <wp:extent cx="6562725" cy="9525"/>
              <wp:effectExtent l="0" t="0" r="0" b="0"/>
              <wp:wrapNone/>
              <wp:docPr id="89" name="Graphic 7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62800" cy="9360"/>
                      </a:xfrm>
                      <a:custGeom>
                        <a:avLst/>
                        <a:gdLst>
                          <a:gd name="textAreaLeft" fmla="*/ 0 w 3720600"/>
                          <a:gd name="textAreaRight" fmla="*/ 3720960 w 37206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562725" h="9525">
                            <a:moveTo>
                              <a:pt x="6562725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562725" y="9524"/>
                            </a:lnTo>
                            <a:lnTo>
                              <a:pt x="656272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7">
              <wp:simplePos x="0" y="0"/>
              <wp:positionH relativeFrom="page">
                <wp:posOffset>2525395</wp:posOffset>
              </wp:positionH>
              <wp:positionV relativeFrom="page">
                <wp:posOffset>9702800</wp:posOffset>
              </wp:positionV>
              <wp:extent cx="2395220" cy="403225"/>
              <wp:effectExtent l="0" t="0" r="0" b="0"/>
              <wp:wrapNone/>
              <wp:docPr id="90" name="Textbox 7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5080" cy="403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71"/>
                            <w:jc w:val="center"/>
                            <w:rPr>
                              <w:rFonts w:ascii="Arial Unicode MS" w:hAnsi="Arial Unicode MS"/>
                            </w:rPr>
                          </w:pPr>
                          <w:r>
                            <w:rPr>
                              <w:rFonts w:ascii="Arial Unicode MS" w:hAnsi="Arial Unicode MS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State: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Effective</w:t>
                          </w:r>
                          <w:r>
                            <w:rPr>
                              <w:rFonts w:ascii="Arial Unicode MS" w:hAnsi="Arial Unicode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</w:rPr>
                            <w:t>(Simple)</w:t>
                          </w:r>
                        </w:p>
                        <w:p>
                          <w:pPr>
                            <w:pStyle w:val="FrameContents"/>
                            <w:spacing w:lineRule="exact" w:line="264" w:before="0" w:after="0"/>
                            <w:ind w:hanging="0" w:left="69" w:right="0"/>
                            <w:jc w:val="center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8" path="m0,0l-2147483645,0l-2147483645,-2147483646l0,-2147483646xe" stroked="f" o:allowincell="f" style="position:absolute;margin-left:198.85pt;margin-top:764pt;width:188.55pt;height:31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71"/>
                      <w:jc w:val="center"/>
                      <w:rPr>
                        <w:rFonts w:ascii="Arial Unicode MS" w:hAnsi="Arial Unicode MS"/>
                      </w:rPr>
                    </w:pPr>
                    <w:r>
                      <w:rPr>
                        <w:rFonts w:ascii="Arial Unicode MS" w:hAnsi="Arial Unicode MS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State: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Effective</w:t>
                    </w:r>
                    <w:r>
                      <w:rPr>
                        <w:rFonts w:ascii="Arial Unicode MS" w:hAnsi="Arial Unicode MS"/>
                        <w:spacing w:val="-7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pacing w:val="-2"/>
                      </w:rPr>
                      <w:t>(Simple)</w:t>
                    </w:r>
                  </w:p>
                  <w:p>
                    <w:pPr>
                      <w:pStyle w:val="FrameContents"/>
                      <w:spacing w:lineRule="exact" w:line="264" w:before="0" w:after="0"/>
                      <w:ind w:hanging="0" w:left="69" w:right="0"/>
                      <w:jc w:val="center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9">
              <wp:simplePos x="0" y="0"/>
              <wp:positionH relativeFrom="page">
                <wp:posOffset>5716905</wp:posOffset>
              </wp:positionH>
              <wp:positionV relativeFrom="page">
                <wp:posOffset>9827260</wp:posOffset>
              </wp:positionV>
              <wp:extent cx="1385570" cy="421640"/>
              <wp:effectExtent l="0" t="0" r="0" b="0"/>
              <wp:wrapNone/>
              <wp:docPr id="91" name="Textbox 7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5640" cy="421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916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20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of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5"/>
                            </w:rPr>
                            <w:t>29</w: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pStyle w:val="BodyText"/>
                            <w:spacing w:before="124" w:after="0"/>
                            <w:ind w:left="20" w:right="0"/>
                            <w:rPr/>
                          </w:pPr>
                          <w:r>
                            <w:rPr>
                              <w:color w:val="000009"/>
                            </w:rPr>
                            <w:t>Page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</w:rPr>
                            <w:t>3 of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9" path="m0,0l-2147483645,0l-2147483645,-2147483646l0,-2147483646xe" stroked="f" o:allowincell="f" style="position:absolute;margin-left:450.15pt;margin-top:773.8pt;width:109.05pt;height:3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916" w:right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20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 xml:space="preserve"> of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5"/>
                      </w:rPr>
                      <w:instrText xml:space="preserve"> NUMPAGES </w:instrText>
                    </w:r>
                    <w:r>
                      <w:rPr>
                        <w:sz w:val="20"/>
                        <w:spacing w:val="-5"/>
                      </w:rPr>
                      <w:fldChar w:fldCharType="separate"/>
                    </w:r>
                    <w:r>
                      <w:rPr>
                        <w:sz w:val="20"/>
                        <w:spacing w:val="-5"/>
                      </w:rPr>
                      <w:t>29</w:t>
                    </w:r>
                    <w:r>
                      <w:rPr>
                        <w:sz w:val="20"/>
                        <w:spacing w:val="-5"/>
                      </w:rPr>
                      <w:fldChar w:fldCharType="end"/>
                    </w:r>
                  </w:p>
                  <w:p>
                    <w:pPr>
                      <w:pStyle w:val="BodyText"/>
                      <w:spacing w:before="124" w:after="0"/>
                      <w:ind w:left="20" w:right="0"/>
                      <w:rPr/>
                    </w:pPr>
                    <w:r>
                      <w:rPr>
                        <w:color w:val="000009"/>
                      </w:rPr>
                      <w:t>Page</w:t>
                    </w:r>
                    <w:r>
                      <w:rPr>
                        <w:color w:val="000009"/>
                        <w:spacing w:val="-2"/>
                      </w:rPr>
                      <w:t xml:space="preserve"> </w:t>
                    </w:r>
                    <w:r>
                      <w:rPr>
                        <w:color w:val="000009"/>
                      </w:rPr>
                      <w:t>3 of</w:t>
                    </w:r>
                    <w:r>
                      <w:rPr>
                        <w:color w:val="000009"/>
                        <w:spacing w:val="-1"/>
                      </w:rPr>
                      <w:t xml:space="preserve"> </w:t>
                    </w:r>
                    <w:r>
                      <w:rPr>
                        <w:color w:val="000009"/>
                        <w:spacing w:val="-10"/>
                      </w:rPr>
                      <w:t>9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76">
              <wp:simplePos x="0" y="0"/>
              <wp:positionH relativeFrom="page">
                <wp:posOffset>533400</wp:posOffset>
              </wp:positionH>
              <wp:positionV relativeFrom="page">
                <wp:posOffset>9704705</wp:posOffset>
              </wp:positionV>
              <wp:extent cx="6562725" cy="9525"/>
              <wp:effectExtent l="0" t="0" r="0" b="0"/>
              <wp:wrapNone/>
              <wp:docPr id="96" name="Graphic 8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62800" cy="9360"/>
                      </a:xfrm>
                      <a:custGeom>
                        <a:avLst/>
                        <a:gdLst>
                          <a:gd name="textAreaLeft" fmla="*/ 0 w 3720600"/>
                          <a:gd name="textAreaRight" fmla="*/ 3720960 w 37206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562725" h="9525">
                            <a:moveTo>
                              <a:pt x="6562725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562725" y="9524"/>
                            </a:lnTo>
                            <a:lnTo>
                              <a:pt x="656272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8">
              <wp:simplePos x="0" y="0"/>
              <wp:positionH relativeFrom="page">
                <wp:posOffset>2525395</wp:posOffset>
              </wp:positionH>
              <wp:positionV relativeFrom="page">
                <wp:posOffset>9702800</wp:posOffset>
              </wp:positionV>
              <wp:extent cx="2395220" cy="403225"/>
              <wp:effectExtent l="0" t="0" r="0" b="0"/>
              <wp:wrapNone/>
              <wp:docPr id="97" name="Textbox 8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5080" cy="403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71"/>
                            <w:jc w:val="center"/>
                            <w:rPr>
                              <w:rFonts w:ascii="Arial Unicode MS" w:hAnsi="Arial Unicode MS"/>
                            </w:rPr>
                          </w:pPr>
                          <w:r>
                            <w:rPr>
                              <w:rFonts w:ascii="Arial Unicode MS" w:hAnsi="Arial Unicode MS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State: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Effective</w:t>
                          </w:r>
                          <w:r>
                            <w:rPr>
                              <w:rFonts w:ascii="Arial Unicode MS" w:hAnsi="Arial Unicode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</w:rPr>
                            <w:t>(Simple)</w:t>
                          </w:r>
                        </w:p>
                        <w:p>
                          <w:pPr>
                            <w:pStyle w:val="FrameContents"/>
                            <w:spacing w:lineRule="exact" w:line="264" w:before="0" w:after="0"/>
                            <w:ind w:hanging="0" w:left="69" w:right="0"/>
                            <w:jc w:val="center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5" path="m0,0l-2147483645,0l-2147483645,-2147483646l0,-2147483646xe" stroked="f" o:allowincell="f" style="position:absolute;margin-left:198.85pt;margin-top:764pt;width:188.55pt;height:31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71"/>
                      <w:jc w:val="center"/>
                      <w:rPr>
                        <w:rFonts w:ascii="Arial Unicode MS" w:hAnsi="Arial Unicode MS"/>
                      </w:rPr>
                    </w:pPr>
                    <w:r>
                      <w:rPr>
                        <w:rFonts w:ascii="Arial Unicode MS" w:hAnsi="Arial Unicode MS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State: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Effective</w:t>
                    </w:r>
                    <w:r>
                      <w:rPr>
                        <w:rFonts w:ascii="Arial Unicode MS" w:hAnsi="Arial Unicode MS"/>
                        <w:spacing w:val="-7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pacing w:val="-2"/>
                      </w:rPr>
                      <w:t>(Simple)</w:t>
                    </w:r>
                  </w:p>
                  <w:p>
                    <w:pPr>
                      <w:pStyle w:val="FrameContents"/>
                      <w:spacing w:lineRule="exact" w:line="264" w:before="0" w:after="0"/>
                      <w:ind w:hanging="0" w:left="69" w:right="0"/>
                      <w:jc w:val="center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80">
              <wp:simplePos x="0" y="0"/>
              <wp:positionH relativeFrom="page">
                <wp:posOffset>5716905</wp:posOffset>
              </wp:positionH>
              <wp:positionV relativeFrom="page">
                <wp:posOffset>9827260</wp:posOffset>
              </wp:positionV>
              <wp:extent cx="1385570" cy="421640"/>
              <wp:effectExtent l="0" t="0" r="0" b="0"/>
              <wp:wrapNone/>
              <wp:docPr id="98" name="Textbox 8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5640" cy="421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916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21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of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5"/>
                            </w:rPr>
                            <w:t>29</w: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pStyle w:val="BodyText"/>
                            <w:spacing w:before="124" w:after="0"/>
                            <w:ind w:left="20" w:right="0"/>
                            <w:rPr/>
                          </w:pPr>
                          <w:r>
                            <w:rPr>
                              <w:color w:val="000009"/>
                            </w:rPr>
                            <w:t>Page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</w:rPr>
                            <w:t>4 of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6" path="m0,0l-2147483645,0l-2147483645,-2147483646l0,-2147483646xe" stroked="f" o:allowincell="f" style="position:absolute;margin-left:450.15pt;margin-top:773.8pt;width:109.05pt;height:3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916" w:right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21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 xml:space="preserve"> of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5"/>
                      </w:rPr>
                      <w:instrText xml:space="preserve"> NUMPAGES </w:instrText>
                    </w:r>
                    <w:r>
                      <w:rPr>
                        <w:sz w:val="20"/>
                        <w:spacing w:val="-5"/>
                      </w:rPr>
                      <w:fldChar w:fldCharType="separate"/>
                    </w:r>
                    <w:r>
                      <w:rPr>
                        <w:sz w:val="20"/>
                        <w:spacing w:val="-5"/>
                      </w:rPr>
                      <w:t>29</w:t>
                    </w:r>
                    <w:r>
                      <w:rPr>
                        <w:sz w:val="20"/>
                        <w:spacing w:val="-5"/>
                      </w:rPr>
                      <w:fldChar w:fldCharType="end"/>
                    </w:r>
                  </w:p>
                  <w:p>
                    <w:pPr>
                      <w:pStyle w:val="BodyText"/>
                      <w:spacing w:before="124" w:after="0"/>
                      <w:ind w:left="20" w:right="0"/>
                      <w:rPr/>
                    </w:pPr>
                    <w:r>
                      <w:rPr>
                        <w:color w:val="000009"/>
                      </w:rPr>
                      <w:t>Page</w:t>
                    </w:r>
                    <w:r>
                      <w:rPr>
                        <w:color w:val="000009"/>
                        <w:spacing w:val="-2"/>
                      </w:rPr>
                      <w:t xml:space="preserve"> </w:t>
                    </w:r>
                    <w:r>
                      <w:rPr>
                        <w:color w:val="000009"/>
                      </w:rPr>
                      <w:t>4 of</w:t>
                    </w:r>
                    <w:r>
                      <w:rPr>
                        <w:color w:val="000009"/>
                        <w:spacing w:val="-1"/>
                      </w:rPr>
                      <w:t xml:space="preserve"> </w:t>
                    </w:r>
                    <w:r>
                      <w:rPr>
                        <w:color w:val="000009"/>
                        <w:spacing w:val="-10"/>
                      </w:rPr>
                      <w:t>9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87">
              <wp:simplePos x="0" y="0"/>
              <wp:positionH relativeFrom="page">
                <wp:posOffset>533400</wp:posOffset>
              </wp:positionH>
              <wp:positionV relativeFrom="page">
                <wp:posOffset>9704705</wp:posOffset>
              </wp:positionV>
              <wp:extent cx="6562725" cy="9525"/>
              <wp:effectExtent l="0" t="0" r="0" b="0"/>
              <wp:wrapNone/>
              <wp:docPr id="103" name="Graphic 9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62800" cy="9360"/>
                      </a:xfrm>
                      <a:custGeom>
                        <a:avLst/>
                        <a:gdLst>
                          <a:gd name="textAreaLeft" fmla="*/ 0 w 3720600"/>
                          <a:gd name="textAreaRight" fmla="*/ 3720960 w 37206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562725" h="9525">
                            <a:moveTo>
                              <a:pt x="6562725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562725" y="9524"/>
                            </a:lnTo>
                            <a:lnTo>
                              <a:pt x="656272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89">
              <wp:simplePos x="0" y="0"/>
              <wp:positionH relativeFrom="page">
                <wp:posOffset>2525395</wp:posOffset>
              </wp:positionH>
              <wp:positionV relativeFrom="page">
                <wp:posOffset>9702800</wp:posOffset>
              </wp:positionV>
              <wp:extent cx="2395220" cy="403225"/>
              <wp:effectExtent l="0" t="0" r="0" b="0"/>
              <wp:wrapNone/>
              <wp:docPr id="104" name="Textbox 9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5080" cy="403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71"/>
                            <w:jc w:val="center"/>
                            <w:rPr>
                              <w:rFonts w:ascii="Arial Unicode MS" w:hAnsi="Arial Unicode MS"/>
                            </w:rPr>
                          </w:pPr>
                          <w:r>
                            <w:rPr>
                              <w:rFonts w:ascii="Arial Unicode MS" w:hAnsi="Arial Unicode MS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State: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Effective</w:t>
                          </w:r>
                          <w:r>
                            <w:rPr>
                              <w:rFonts w:ascii="Arial Unicode MS" w:hAnsi="Arial Unicode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</w:rPr>
                            <w:t>(Simple)</w:t>
                          </w:r>
                        </w:p>
                        <w:p>
                          <w:pPr>
                            <w:pStyle w:val="FrameContents"/>
                            <w:spacing w:lineRule="exact" w:line="264" w:before="0" w:after="0"/>
                            <w:ind w:hanging="0" w:left="69" w:right="0"/>
                            <w:jc w:val="center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2" path="m0,0l-2147483645,0l-2147483645,-2147483646l0,-2147483646xe" stroked="f" o:allowincell="f" style="position:absolute;margin-left:198.85pt;margin-top:764pt;width:188.55pt;height:31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71"/>
                      <w:jc w:val="center"/>
                      <w:rPr>
                        <w:rFonts w:ascii="Arial Unicode MS" w:hAnsi="Arial Unicode MS"/>
                      </w:rPr>
                    </w:pPr>
                    <w:r>
                      <w:rPr>
                        <w:rFonts w:ascii="Arial Unicode MS" w:hAnsi="Arial Unicode MS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State: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Effective</w:t>
                    </w:r>
                    <w:r>
                      <w:rPr>
                        <w:rFonts w:ascii="Arial Unicode MS" w:hAnsi="Arial Unicode MS"/>
                        <w:spacing w:val="-7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pacing w:val="-2"/>
                      </w:rPr>
                      <w:t>(Simple)</w:t>
                    </w:r>
                  </w:p>
                  <w:p>
                    <w:pPr>
                      <w:pStyle w:val="FrameContents"/>
                      <w:spacing w:lineRule="exact" w:line="264" w:before="0" w:after="0"/>
                      <w:ind w:hanging="0" w:left="69" w:right="0"/>
                      <w:jc w:val="center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91">
              <wp:simplePos x="0" y="0"/>
              <wp:positionH relativeFrom="page">
                <wp:posOffset>5716905</wp:posOffset>
              </wp:positionH>
              <wp:positionV relativeFrom="page">
                <wp:posOffset>9827260</wp:posOffset>
              </wp:positionV>
              <wp:extent cx="1385570" cy="421640"/>
              <wp:effectExtent l="0" t="0" r="0" b="0"/>
              <wp:wrapNone/>
              <wp:docPr id="105" name="Textbox 9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5640" cy="421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916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22 of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27</w:t>
                          </w:r>
                        </w:p>
                        <w:p>
                          <w:pPr>
                            <w:pStyle w:val="BodyText"/>
                            <w:spacing w:before="124" w:after="0"/>
                            <w:ind w:left="20" w:right="0"/>
                            <w:rPr/>
                          </w:pPr>
                          <w:r>
                            <w:rPr>
                              <w:color w:val="000009"/>
                            </w:rPr>
                            <w:t>Page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</w:rPr>
                            <w:t>5 of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3" path="m0,0l-2147483645,0l-2147483645,-2147483646l0,-2147483646xe" stroked="f" o:allowincell="f" style="position:absolute;margin-left:450.15pt;margin-top:773.8pt;width:109.05pt;height:3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916" w:right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22 of </w:t>
                    </w:r>
                    <w:r>
                      <w:rPr>
                        <w:spacing w:val="-5"/>
                        <w:sz w:val="20"/>
                      </w:rPr>
                      <w:t>27</w:t>
                    </w:r>
                  </w:p>
                  <w:p>
                    <w:pPr>
                      <w:pStyle w:val="BodyText"/>
                      <w:spacing w:before="124" w:after="0"/>
                      <w:ind w:left="20" w:right="0"/>
                      <w:rPr/>
                    </w:pPr>
                    <w:r>
                      <w:rPr>
                        <w:color w:val="000009"/>
                      </w:rPr>
                      <w:t>Page</w:t>
                    </w:r>
                    <w:r>
                      <w:rPr>
                        <w:color w:val="000009"/>
                        <w:spacing w:val="-2"/>
                      </w:rPr>
                      <w:t xml:space="preserve"> </w:t>
                    </w:r>
                    <w:r>
                      <w:rPr>
                        <w:color w:val="000009"/>
                      </w:rPr>
                      <w:t>5 of</w:t>
                    </w:r>
                    <w:r>
                      <w:rPr>
                        <w:color w:val="000009"/>
                        <w:spacing w:val="-1"/>
                      </w:rPr>
                      <w:t xml:space="preserve"> </w:t>
                    </w:r>
                    <w:r>
                      <w:rPr>
                        <w:color w:val="000009"/>
                        <w:spacing w:val="-10"/>
                      </w:rPr>
                      <w:t>9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98">
              <wp:simplePos x="0" y="0"/>
              <wp:positionH relativeFrom="page">
                <wp:posOffset>533400</wp:posOffset>
              </wp:positionH>
              <wp:positionV relativeFrom="page">
                <wp:posOffset>9704705</wp:posOffset>
              </wp:positionV>
              <wp:extent cx="6562725" cy="9525"/>
              <wp:effectExtent l="0" t="0" r="0" b="0"/>
              <wp:wrapNone/>
              <wp:docPr id="110" name="Graphic 9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62800" cy="9360"/>
                      </a:xfrm>
                      <a:custGeom>
                        <a:avLst/>
                        <a:gdLst>
                          <a:gd name="textAreaLeft" fmla="*/ 0 w 3720600"/>
                          <a:gd name="textAreaRight" fmla="*/ 3720960 w 37206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562725" h="9525">
                            <a:moveTo>
                              <a:pt x="6562725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562725" y="9524"/>
                            </a:lnTo>
                            <a:lnTo>
                              <a:pt x="656272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00">
              <wp:simplePos x="0" y="0"/>
              <wp:positionH relativeFrom="page">
                <wp:posOffset>2525395</wp:posOffset>
              </wp:positionH>
              <wp:positionV relativeFrom="page">
                <wp:posOffset>9702800</wp:posOffset>
              </wp:positionV>
              <wp:extent cx="2395220" cy="403225"/>
              <wp:effectExtent l="0" t="0" r="0" b="0"/>
              <wp:wrapNone/>
              <wp:docPr id="111" name="Textbox 9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5080" cy="403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71"/>
                            <w:jc w:val="center"/>
                            <w:rPr>
                              <w:rFonts w:ascii="Arial Unicode MS" w:hAnsi="Arial Unicode MS"/>
                            </w:rPr>
                          </w:pPr>
                          <w:r>
                            <w:rPr>
                              <w:rFonts w:ascii="Arial Unicode MS" w:hAnsi="Arial Unicode MS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State: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Effective</w:t>
                          </w:r>
                          <w:r>
                            <w:rPr>
                              <w:rFonts w:ascii="Arial Unicode MS" w:hAnsi="Arial Unicode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</w:rPr>
                            <w:t>(Simple)</w:t>
                          </w:r>
                        </w:p>
                        <w:p>
                          <w:pPr>
                            <w:pStyle w:val="FrameContents"/>
                            <w:spacing w:lineRule="exact" w:line="264" w:before="0" w:after="0"/>
                            <w:ind w:hanging="0" w:left="69" w:right="0"/>
                            <w:jc w:val="center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9" path="m0,0l-2147483645,0l-2147483645,-2147483646l0,-2147483646xe" stroked="f" o:allowincell="f" style="position:absolute;margin-left:198.85pt;margin-top:764pt;width:188.55pt;height:31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71"/>
                      <w:jc w:val="center"/>
                      <w:rPr>
                        <w:rFonts w:ascii="Arial Unicode MS" w:hAnsi="Arial Unicode MS"/>
                      </w:rPr>
                    </w:pPr>
                    <w:r>
                      <w:rPr>
                        <w:rFonts w:ascii="Arial Unicode MS" w:hAnsi="Arial Unicode MS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State: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Effective</w:t>
                    </w:r>
                    <w:r>
                      <w:rPr>
                        <w:rFonts w:ascii="Arial Unicode MS" w:hAnsi="Arial Unicode MS"/>
                        <w:spacing w:val="-7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pacing w:val="-2"/>
                      </w:rPr>
                      <w:t>(Simple)</w:t>
                    </w:r>
                  </w:p>
                  <w:p>
                    <w:pPr>
                      <w:pStyle w:val="FrameContents"/>
                      <w:spacing w:lineRule="exact" w:line="264" w:before="0" w:after="0"/>
                      <w:ind w:hanging="0" w:left="69" w:right="0"/>
                      <w:jc w:val="center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02">
              <wp:simplePos x="0" y="0"/>
              <wp:positionH relativeFrom="page">
                <wp:posOffset>5716905</wp:posOffset>
              </wp:positionH>
              <wp:positionV relativeFrom="page">
                <wp:posOffset>9827260</wp:posOffset>
              </wp:positionV>
              <wp:extent cx="1385570" cy="421640"/>
              <wp:effectExtent l="0" t="0" r="0" b="0"/>
              <wp:wrapNone/>
              <wp:docPr id="112" name="Textbox 10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5640" cy="421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916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23 of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27</w:t>
                          </w:r>
                        </w:p>
                        <w:p>
                          <w:pPr>
                            <w:pStyle w:val="BodyText"/>
                            <w:spacing w:before="124" w:after="0"/>
                            <w:ind w:left="20" w:right="0"/>
                            <w:rPr/>
                          </w:pPr>
                          <w:r>
                            <w:rPr>
                              <w:color w:val="000009"/>
                            </w:rPr>
                            <w:t>Page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</w:rPr>
                            <w:t>6 of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0" path="m0,0l-2147483645,0l-2147483645,-2147483646l0,-2147483646xe" stroked="f" o:allowincell="f" style="position:absolute;margin-left:450.15pt;margin-top:773.8pt;width:109.05pt;height:3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916" w:right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23 of </w:t>
                    </w:r>
                    <w:r>
                      <w:rPr>
                        <w:spacing w:val="-5"/>
                        <w:sz w:val="20"/>
                      </w:rPr>
                      <w:t>27</w:t>
                    </w:r>
                  </w:p>
                  <w:p>
                    <w:pPr>
                      <w:pStyle w:val="BodyText"/>
                      <w:spacing w:before="124" w:after="0"/>
                      <w:ind w:left="20" w:right="0"/>
                      <w:rPr/>
                    </w:pPr>
                    <w:r>
                      <w:rPr>
                        <w:color w:val="000009"/>
                      </w:rPr>
                      <w:t>Page</w:t>
                    </w:r>
                    <w:r>
                      <w:rPr>
                        <w:color w:val="000009"/>
                        <w:spacing w:val="-2"/>
                      </w:rPr>
                      <w:t xml:space="preserve"> </w:t>
                    </w:r>
                    <w:r>
                      <w:rPr>
                        <w:color w:val="000009"/>
                      </w:rPr>
                      <w:t>6 of</w:t>
                    </w:r>
                    <w:r>
                      <w:rPr>
                        <w:color w:val="000009"/>
                        <w:spacing w:val="-1"/>
                      </w:rPr>
                      <w:t xml:space="preserve"> </w:t>
                    </w:r>
                    <w:r>
                      <w:rPr>
                        <w:color w:val="000009"/>
                        <w:spacing w:val="-10"/>
                      </w:rPr>
                      <w:t>9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09">
              <wp:simplePos x="0" y="0"/>
              <wp:positionH relativeFrom="page">
                <wp:posOffset>533400</wp:posOffset>
              </wp:positionH>
              <wp:positionV relativeFrom="page">
                <wp:posOffset>9704705</wp:posOffset>
              </wp:positionV>
              <wp:extent cx="6562725" cy="9525"/>
              <wp:effectExtent l="0" t="0" r="0" b="0"/>
              <wp:wrapNone/>
              <wp:docPr id="117" name="Graphic 10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62800" cy="9360"/>
                      </a:xfrm>
                      <a:custGeom>
                        <a:avLst/>
                        <a:gdLst>
                          <a:gd name="textAreaLeft" fmla="*/ 0 w 3720600"/>
                          <a:gd name="textAreaRight" fmla="*/ 3720960 w 37206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562725" h="9525">
                            <a:moveTo>
                              <a:pt x="6562725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562725" y="9524"/>
                            </a:lnTo>
                            <a:lnTo>
                              <a:pt x="656272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10">
              <wp:simplePos x="0" y="0"/>
              <wp:positionH relativeFrom="page">
                <wp:posOffset>2525395</wp:posOffset>
              </wp:positionH>
              <wp:positionV relativeFrom="page">
                <wp:posOffset>9702800</wp:posOffset>
              </wp:positionV>
              <wp:extent cx="2395220" cy="403225"/>
              <wp:effectExtent l="0" t="0" r="0" b="0"/>
              <wp:wrapNone/>
              <wp:docPr id="118" name="Textbox 10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5080" cy="403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71"/>
                            <w:jc w:val="center"/>
                            <w:rPr>
                              <w:rFonts w:ascii="Arial Unicode MS" w:hAnsi="Arial Unicode MS"/>
                            </w:rPr>
                          </w:pPr>
                          <w:r>
                            <w:rPr>
                              <w:rFonts w:ascii="Arial Unicode MS" w:hAnsi="Arial Unicode MS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State: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Effective</w:t>
                          </w:r>
                          <w:r>
                            <w:rPr>
                              <w:rFonts w:ascii="Arial Unicode MS" w:hAnsi="Arial Unicode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</w:rPr>
                            <w:t>(Simple)</w:t>
                          </w:r>
                        </w:p>
                        <w:p>
                          <w:pPr>
                            <w:pStyle w:val="FrameContents"/>
                            <w:spacing w:lineRule="exact" w:line="264" w:before="0" w:after="0"/>
                            <w:ind w:hanging="0" w:left="69" w:right="0"/>
                            <w:jc w:val="center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6" path="m0,0l-2147483645,0l-2147483645,-2147483646l0,-2147483646xe" stroked="f" o:allowincell="f" style="position:absolute;margin-left:198.85pt;margin-top:764pt;width:188.55pt;height:31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71"/>
                      <w:jc w:val="center"/>
                      <w:rPr>
                        <w:rFonts w:ascii="Arial Unicode MS" w:hAnsi="Arial Unicode MS"/>
                      </w:rPr>
                    </w:pPr>
                    <w:r>
                      <w:rPr>
                        <w:rFonts w:ascii="Arial Unicode MS" w:hAnsi="Arial Unicode MS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State: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Effective</w:t>
                    </w:r>
                    <w:r>
                      <w:rPr>
                        <w:rFonts w:ascii="Arial Unicode MS" w:hAnsi="Arial Unicode MS"/>
                        <w:spacing w:val="-7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pacing w:val="-2"/>
                      </w:rPr>
                      <w:t>(Simple)</w:t>
                    </w:r>
                  </w:p>
                  <w:p>
                    <w:pPr>
                      <w:pStyle w:val="FrameContents"/>
                      <w:spacing w:lineRule="exact" w:line="264" w:before="0" w:after="0"/>
                      <w:ind w:hanging="0" w:left="69" w:right="0"/>
                      <w:jc w:val="center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12">
              <wp:simplePos x="0" y="0"/>
              <wp:positionH relativeFrom="page">
                <wp:posOffset>5716905</wp:posOffset>
              </wp:positionH>
              <wp:positionV relativeFrom="page">
                <wp:posOffset>9827260</wp:posOffset>
              </wp:positionV>
              <wp:extent cx="1385570" cy="421640"/>
              <wp:effectExtent l="0" t="0" r="0" b="0"/>
              <wp:wrapNone/>
              <wp:docPr id="119" name="Textbox 10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5640" cy="421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916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24 of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27</w:t>
                          </w:r>
                        </w:p>
                        <w:p>
                          <w:pPr>
                            <w:pStyle w:val="BodyText"/>
                            <w:spacing w:before="124" w:after="0"/>
                            <w:ind w:left="20" w:right="0"/>
                            <w:rPr/>
                          </w:pPr>
                          <w:r>
                            <w:rPr>
                              <w:color w:val="000009"/>
                            </w:rPr>
                            <w:t>Page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</w:rPr>
                            <w:t>7 of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7" path="m0,0l-2147483645,0l-2147483645,-2147483646l0,-2147483646xe" stroked="f" o:allowincell="f" style="position:absolute;margin-left:450.15pt;margin-top:773.8pt;width:109.05pt;height:3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916" w:right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24 of </w:t>
                    </w:r>
                    <w:r>
                      <w:rPr>
                        <w:spacing w:val="-5"/>
                        <w:sz w:val="20"/>
                      </w:rPr>
                      <w:t>27</w:t>
                    </w:r>
                  </w:p>
                  <w:p>
                    <w:pPr>
                      <w:pStyle w:val="BodyText"/>
                      <w:spacing w:before="124" w:after="0"/>
                      <w:ind w:left="20" w:right="0"/>
                      <w:rPr/>
                    </w:pPr>
                    <w:r>
                      <w:rPr>
                        <w:color w:val="000009"/>
                      </w:rPr>
                      <w:t>Page</w:t>
                    </w:r>
                    <w:r>
                      <w:rPr>
                        <w:color w:val="000009"/>
                        <w:spacing w:val="-2"/>
                      </w:rPr>
                      <w:t xml:space="preserve"> </w:t>
                    </w:r>
                    <w:r>
                      <w:rPr>
                        <w:color w:val="000009"/>
                      </w:rPr>
                      <w:t>7 of</w:t>
                    </w:r>
                    <w:r>
                      <w:rPr>
                        <w:color w:val="000009"/>
                        <w:spacing w:val="-1"/>
                      </w:rPr>
                      <w:t xml:space="preserve"> </w:t>
                    </w:r>
                    <w:r>
                      <w:rPr>
                        <w:color w:val="000009"/>
                        <w:spacing w:val="-10"/>
                      </w:rPr>
                      <w:t>9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21">
              <wp:simplePos x="0" y="0"/>
              <wp:positionH relativeFrom="page">
                <wp:posOffset>533400</wp:posOffset>
              </wp:positionH>
              <wp:positionV relativeFrom="page">
                <wp:posOffset>9704705</wp:posOffset>
              </wp:positionV>
              <wp:extent cx="6562725" cy="9525"/>
              <wp:effectExtent l="0" t="0" r="0" b="0"/>
              <wp:wrapNone/>
              <wp:docPr id="124" name="Graphic 1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62800" cy="9360"/>
                      </a:xfrm>
                      <a:custGeom>
                        <a:avLst/>
                        <a:gdLst>
                          <a:gd name="textAreaLeft" fmla="*/ 0 w 3720600"/>
                          <a:gd name="textAreaRight" fmla="*/ 3720960 w 37206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562725" h="9525">
                            <a:moveTo>
                              <a:pt x="6562725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562725" y="9524"/>
                            </a:lnTo>
                            <a:lnTo>
                              <a:pt x="656272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22">
              <wp:simplePos x="0" y="0"/>
              <wp:positionH relativeFrom="page">
                <wp:posOffset>2525395</wp:posOffset>
              </wp:positionH>
              <wp:positionV relativeFrom="page">
                <wp:posOffset>9702800</wp:posOffset>
              </wp:positionV>
              <wp:extent cx="2395220" cy="403225"/>
              <wp:effectExtent l="0" t="0" r="0" b="0"/>
              <wp:wrapNone/>
              <wp:docPr id="125" name="Textbox 1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5080" cy="403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71"/>
                            <w:jc w:val="center"/>
                            <w:rPr>
                              <w:rFonts w:ascii="Arial Unicode MS" w:hAnsi="Arial Unicode MS"/>
                            </w:rPr>
                          </w:pPr>
                          <w:r>
                            <w:rPr>
                              <w:rFonts w:ascii="Arial Unicode MS" w:hAnsi="Arial Unicode MS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State: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Effective</w:t>
                          </w:r>
                          <w:r>
                            <w:rPr>
                              <w:rFonts w:ascii="Arial Unicode MS" w:hAnsi="Arial Unicode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</w:rPr>
                            <w:t>(Simple)</w:t>
                          </w:r>
                        </w:p>
                        <w:p>
                          <w:pPr>
                            <w:pStyle w:val="FrameContents"/>
                            <w:spacing w:lineRule="exact" w:line="264" w:before="0" w:after="0"/>
                            <w:ind w:hanging="0" w:left="69" w:right="0"/>
                            <w:jc w:val="center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3" path="m0,0l-2147483645,0l-2147483645,-2147483646l0,-2147483646xe" stroked="f" o:allowincell="f" style="position:absolute;margin-left:198.85pt;margin-top:764pt;width:188.55pt;height:31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71"/>
                      <w:jc w:val="center"/>
                      <w:rPr>
                        <w:rFonts w:ascii="Arial Unicode MS" w:hAnsi="Arial Unicode MS"/>
                      </w:rPr>
                    </w:pPr>
                    <w:r>
                      <w:rPr>
                        <w:rFonts w:ascii="Arial Unicode MS" w:hAnsi="Arial Unicode MS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State: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Effective</w:t>
                    </w:r>
                    <w:r>
                      <w:rPr>
                        <w:rFonts w:ascii="Arial Unicode MS" w:hAnsi="Arial Unicode MS"/>
                        <w:spacing w:val="-7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pacing w:val="-2"/>
                      </w:rPr>
                      <w:t>(Simple)</w:t>
                    </w:r>
                  </w:p>
                  <w:p>
                    <w:pPr>
                      <w:pStyle w:val="FrameContents"/>
                      <w:spacing w:lineRule="exact" w:line="264" w:before="0" w:after="0"/>
                      <w:ind w:hanging="0" w:left="69" w:right="0"/>
                      <w:jc w:val="center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24">
              <wp:simplePos x="0" y="0"/>
              <wp:positionH relativeFrom="page">
                <wp:posOffset>5716905</wp:posOffset>
              </wp:positionH>
              <wp:positionV relativeFrom="page">
                <wp:posOffset>9827260</wp:posOffset>
              </wp:positionV>
              <wp:extent cx="1385570" cy="421640"/>
              <wp:effectExtent l="0" t="0" r="0" b="0"/>
              <wp:wrapNone/>
              <wp:docPr id="126" name="Textbox 1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5640" cy="421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916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25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of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5"/>
                            </w:rPr>
                            <w:t>29</w: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pStyle w:val="BodyText"/>
                            <w:spacing w:before="124" w:after="0"/>
                            <w:ind w:left="20" w:right="0"/>
                            <w:rPr/>
                          </w:pPr>
                          <w:r>
                            <w:rPr>
                              <w:color w:val="000009"/>
                            </w:rPr>
                            <w:t>Page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</w:rPr>
                            <w:t>8 of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4" path="m0,0l-2147483645,0l-2147483645,-2147483646l0,-2147483646xe" stroked="f" o:allowincell="f" style="position:absolute;margin-left:450.15pt;margin-top:773.8pt;width:109.05pt;height:3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916" w:right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25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 xml:space="preserve"> of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5"/>
                      </w:rPr>
                      <w:instrText xml:space="preserve"> NUMPAGES </w:instrText>
                    </w:r>
                    <w:r>
                      <w:rPr>
                        <w:sz w:val="20"/>
                        <w:spacing w:val="-5"/>
                      </w:rPr>
                      <w:fldChar w:fldCharType="separate"/>
                    </w:r>
                    <w:r>
                      <w:rPr>
                        <w:sz w:val="20"/>
                        <w:spacing w:val="-5"/>
                      </w:rPr>
                      <w:t>29</w:t>
                    </w:r>
                    <w:r>
                      <w:rPr>
                        <w:sz w:val="20"/>
                        <w:spacing w:val="-5"/>
                      </w:rPr>
                      <w:fldChar w:fldCharType="end"/>
                    </w:r>
                  </w:p>
                  <w:p>
                    <w:pPr>
                      <w:pStyle w:val="BodyText"/>
                      <w:spacing w:before="124" w:after="0"/>
                      <w:ind w:left="20" w:right="0"/>
                      <w:rPr/>
                    </w:pPr>
                    <w:r>
                      <w:rPr>
                        <w:color w:val="000009"/>
                      </w:rPr>
                      <w:t>Page</w:t>
                    </w:r>
                    <w:r>
                      <w:rPr>
                        <w:color w:val="000009"/>
                        <w:spacing w:val="-2"/>
                      </w:rPr>
                      <w:t xml:space="preserve"> </w:t>
                    </w:r>
                    <w:r>
                      <w:rPr>
                        <w:color w:val="000009"/>
                      </w:rPr>
                      <w:t>8 of</w:t>
                    </w:r>
                    <w:r>
                      <w:rPr>
                        <w:color w:val="000009"/>
                        <w:spacing w:val="-1"/>
                      </w:rPr>
                      <w:t xml:space="preserve"> </w:t>
                    </w:r>
                    <w:r>
                      <w:rPr>
                        <w:color w:val="000009"/>
                        <w:spacing w:val="-10"/>
                      </w:rPr>
                      <w:t>9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31">
              <wp:simplePos x="0" y="0"/>
              <wp:positionH relativeFrom="page">
                <wp:posOffset>533400</wp:posOffset>
              </wp:positionH>
              <wp:positionV relativeFrom="page">
                <wp:posOffset>9704705</wp:posOffset>
              </wp:positionV>
              <wp:extent cx="6562725" cy="9525"/>
              <wp:effectExtent l="0" t="0" r="0" b="0"/>
              <wp:wrapNone/>
              <wp:docPr id="131" name="Graphic 1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62800" cy="9360"/>
                      </a:xfrm>
                      <a:custGeom>
                        <a:avLst/>
                        <a:gdLst>
                          <a:gd name="textAreaLeft" fmla="*/ 0 w 3720600"/>
                          <a:gd name="textAreaRight" fmla="*/ 3720960 w 37206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562725" h="9525">
                            <a:moveTo>
                              <a:pt x="6562725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562725" y="9524"/>
                            </a:lnTo>
                            <a:lnTo>
                              <a:pt x="656272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2">
              <wp:simplePos x="0" y="0"/>
              <wp:positionH relativeFrom="page">
                <wp:posOffset>2525395</wp:posOffset>
              </wp:positionH>
              <wp:positionV relativeFrom="page">
                <wp:posOffset>9702800</wp:posOffset>
              </wp:positionV>
              <wp:extent cx="2395220" cy="403225"/>
              <wp:effectExtent l="0" t="0" r="0" b="0"/>
              <wp:wrapNone/>
              <wp:docPr id="132" name="Textbox 1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5080" cy="403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71"/>
                            <w:jc w:val="center"/>
                            <w:rPr>
                              <w:rFonts w:ascii="Arial Unicode MS" w:hAnsi="Arial Unicode MS"/>
                            </w:rPr>
                          </w:pPr>
                          <w:r>
                            <w:rPr>
                              <w:rFonts w:ascii="Arial Unicode MS" w:hAnsi="Arial Unicode MS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State: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Effective</w:t>
                          </w:r>
                          <w:r>
                            <w:rPr>
                              <w:rFonts w:ascii="Arial Unicode MS" w:hAnsi="Arial Unicode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</w:rPr>
                            <w:t>(Simple)</w:t>
                          </w:r>
                        </w:p>
                        <w:p>
                          <w:pPr>
                            <w:pStyle w:val="FrameContents"/>
                            <w:spacing w:lineRule="exact" w:line="264" w:before="0" w:after="0"/>
                            <w:ind w:hanging="0" w:left="69" w:right="0"/>
                            <w:jc w:val="center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0" path="m0,0l-2147483645,0l-2147483645,-2147483646l0,-2147483646xe" stroked="f" o:allowincell="f" style="position:absolute;margin-left:198.85pt;margin-top:764pt;width:188.55pt;height:31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71"/>
                      <w:jc w:val="center"/>
                      <w:rPr>
                        <w:rFonts w:ascii="Arial Unicode MS" w:hAnsi="Arial Unicode MS"/>
                      </w:rPr>
                    </w:pPr>
                    <w:r>
                      <w:rPr>
                        <w:rFonts w:ascii="Arial Unicode MS" w:hAnsi="Arial Unicode MS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State: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Effective</w:t>
                    </w:r>
                    <w:r>
                      <w:rPr>
                        <w:rFonts w:ascii="Arial Unicode MS" w:hAnsi="Arial Unicode MS"/>
                        <w:spacing w:val="-7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pacing w:val="-2"/>
                      </w:rPr>
                      <w:t>(Simple)</w:t>
                    </w:r>
                  </w:p>
                  <w:p>
                    <w:pPr>
                      <w:pStyle w:val="FrameContents"/>
                      <w:spacing w:lineRule="exact" w:line="264" w:before="0" w:after="0"/>
                      <w:ind w:hanging="0" w:left="69" w:right="0"/>
                      <w:jc w:val="center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4">
              <wp:simplePos x="0" y="0"/>
              <wp:positionH relativeFrom="page">
                <wp:posOffset>5716905</wp:posOffset>
              </wp:positionH>
              <wp:positionV relativeFrom="page">
                <wp:posOffset>9827260</wp:posOffset>
              </wp:positionV>
              <wp:extent cx="1385570" cy="421640"/>
              <wp:effectExtent l="0" t="0" r="0" b="0"/>
              <wp:wrapNone/>
              <wp:docPr id="133" name="Textbox 1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5640" cy="421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916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26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of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5"/>
                            </w:rPr>
                            <w:t>29</w: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pStyle w:val="BodyText"/>
                            <w:spacing w:before="124" w:after="0"/>
                            <w:ind w:left="20" w:right="0"/>
                            <w:rPr/>
                          </w:pPr>
                          <w:r>
                            <w:rPr>
                              <w:color w:val="000009"/>
                            </w:rPr>
                            <w:t>Page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</w:rPr>
                            <w:t>9 of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1" path="m0,0l-2147483645,0l-2147483645,-2147483646l0,-2147483646xe" stroked="f" o:allowincell="f" style="position:absolute;margin-left:450.15pt;margin-top:773.8pt;width:109.05pt;height:3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916" w:right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26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 xml:space="preserve"> of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5"/>
                      </w:rPr>
                      <w:instrText xml:space="preserve"> NUMPAGES </w:instrText>
                    </w:r>
                    <w:r>
                      <w:rPr>
                        <w:sz w:val="20"/>
                        <w:spacing w:val="-5"/>
                      </w:rPr>
                      <w:fldChar w:fldCharType="separate"/>
                    </w:r>
                    <w:r>
                      <w:rPr>
                        <w:sz w:val="20"/>
                        <w:spacing w:val="-5"/>
                      </w:rPr>
                      <w:t>29</w:t>
                    </w:r>
                    <w:r>
                      <w:rPr>
                        <w:sz w:val="20"/>
                        <w:spacing w:val="-5"/>
                      </w:rPr>
                      <w:fldChar w:fldCharType="end"/>
                    </w:r>
                  </w:p>
                  <w:p>
                    <w:pPr>
                      <w:pStyle w:val="BodyText"/>
                      <w:spacing w:before="124" w:after="0"/>
                      <w:ind w:left="20" w:right="0"/>
                      <w:rPr/>
                    </w:pPr>
                    <w:r>
                      <w:rPr>
                        <w:color w:val="000009"/>
                      </w:rPr>
                      <w:t>Page</w:t>
                    </w:r>
                    <w:r>
                      <w:rPr>
                        <w:color w:val="000009"/>
                        <w:spacing w:val="-2"/>
                      </w:rPr>
                      <w:t xml:space="preserve"> </w:t>
                    </w:r>
                    <w:r>
                      <w:rPr>
                        <w:color w:val="000009"/>
                      </w:rPr>
                      <w:t>9 of</w:t>
                    </w:r>
                    <w:r>
                      <w:rPr>
                        <w:color w:val="000009"/>
                        <w:spacing w:val="-1"/>
                      </w:rPr>
                      <w:t xml:space="preserve"> </w:t>
                    </w:r>
                    <w:r>
                      <w:rPr>
                        <w:color w:val="000009"/>
                        <w:spacing w:val="-10"/>
                      </w:rPr>
                      <w:t>9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"/>
      </w:rPr>
    </w:pPr>
    <w:r>
      <w:rPr>
        <w:sz w:val="2"/>
      </w:rPr>
    </w:r>
  </w:p>
</w:ftr>
</file>

<file path=word/footer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457835</wp:posOffset>
          </wp:positionH>
          <wp:positionV relativeFrom="page">
            <wp:posOffset>176530</wp:posOffset>
          </wp:positionV>
          <wp:extent cx="1548130" cy="523875"/>
          <wp:effectExtent l="0" t="0" r="0" b="0"/>
          <wp:wrapNone/>
          <wp:docPr id="2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457835</wp:posOffset>
              </wp:positionH>
              <wp:positionV relativeFrom="page">
                <wp:posOffset>786130</wp:posOffset>
              </wp:positionV>
              <wp:extent cx="6858000" cy="9525"/>
              <wp:effectExtent l="0" t="0" r="0" b="0"/>
              <wp:wrapNone/>
              <wp:docPr id="3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8000" cy="9360"/>
                      </a:xfrm>
                      <a:custGeom>
                        <a:avLst/>
                        <a:gdLst>
                          <a:gd name="textAreaLeft" fmla="*/ 0 w 3888000"/>
                          <a:gd name="textAreaRight" fmla="*/ 3888360 w 38880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858000" h="9525">
                            <a:moveTo>
                              <a:pt x="6857492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857492" y="9525"/>
                            </a:lnTo>
                            <a:lnTo>
                              <a:pt x="685749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5241290</wp:posOffset>
              </wp:positionH>
              <wp:positionV relativeFrom="page">
                <wp:posOffset>276860</wp:posOffset>
              </wp:positionV>
              <wp:extent cx="2074545" cy="532765"/>
              <wp:effectExtent l="0" t="0" r="0" b="0"/>
              <wp:wrapNone/>
              <wp:docPr id="4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412.7pt;margin-top:21.8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2472690</wp:posOffset>
              </wp:positionH>
              <wp:positionV relativeFrom="page">
                <wp:posOffset>299085</wp:posOffset>
              </wp:positionV>
              <wp:extent cx="2608580" cy="410845"/>
              <wp:effectExtent l="0" t="0" r="0" b="0"/>
              <wp:wrapNone/>
              <wp:docPr id="5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194.7pt;margin-top:23.55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457835</wp:posOffset>
          </wp:positionH>
          <wp:positionV relativeFrom="page">
            <wp:posOffset>176530</wp:posOffset>
          </wp:positionV>
          <wp:extent cx="1548130" cy="523875"/>
          <wp:effectExtent l="0" t="0" r="0" b="0"/>
          <wp:wrapNone/>
          <wp:docPr id="6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457835</wp:posOffset>
              </wp:positionH>
              <wp:positionV relativeFrom="page">
                <wp:posOffset>786130</wp:posOffset>
              </wp:positionV>
              <wp:extent cx="6858000" cy="9525"/>
              <wp:effectExtent l="0" t="0" r="0" b="0"/>
              <wp:wrapNone/>
              <wp:docPr id="7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8000" cy="9360"/>
                      </a:xfrm>
                      <a:custGeom>
                        <a:avLst/>
                        <a:gdLst>
                          <a:gd name="textAreaLeft" fmla="*/ 0 w 3888000"/>
                          <a:gd name="textAreaRight" fmla="*/ 3888360 w 38880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858000" h="9525">
                            <a:moveTo>
                              <a:pt x="6857492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857492" y="9525"/>
                            </a:lnTo>
                            <a:lnTo>
                              <a:pt x="685749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5241290</wp:posOffset>
              </wp:positionH>
              <wp:positionV relativeFrom="page">
                <wp:posOffset>276860</wp:posOffset>
              </wp:positionV>
              <wp:extent cx="2074545" cy="532765"/>
              <wp:effectExtent l="0" t="0" r="0" b="0"/>
              <wp:wrapNone/>
              <wp:docPr id="8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412.7pt;margin-top:21.8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2472690</wp:posOffset>
              </wp:positionH>
              <wp:positionV relativeFrom="page">
                <wp:posOffset>299085</wp:posOffset>
              </wp:positionV>
              <wp:extent cx="2608580" cy="410845"/>
              <wp:effectExtent l="0" t="0" r="0" b="0"/>
              <wp:wrapNone/>
              <wp:docPr id="9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194.7pt;margin-top:23.55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52">
          <wp:simplePos x="0" y="0"/>
          <wp:positionH relativeFrom="page">
            <wp:posOffset>457835</wp:posOffset>
          </wp:positionH>
          <wp:positionV relativeFrom="page">
            <wp:posOffset>176530</wp:posOffset>
          </wp:positionV>
          <wp:extent cx="1548130" cy="523875"/>
          <wp:effectExtent l="0" t="0" r="0" b="0"/>
          <wp:wrapNone/>
          <wp:docPr id="16" name="Image 1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53">
              <wp:simplePos x="0" y="0"/>
              <wp:positionH relativeFrom="page">
                <wp:posOffset>457835</wp:posOffset>
              </wp:positionH>
              <wp:positionV relativeFrom="page">
                <wp:posOffset>786130</wp:posOffset>
              </wp:positionV>
              <wp:extent cx="6858000" cy="9525"/>
              <wp:effectExtent l="0" t="0" r="0" b="0"/>
              <wp:wrapNone/>
              <wp:docPr id="17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8000" cy="9360"/>
                      </a:xfrm>
                      <a:custGeom>
                        <a:avLst/>
                        <a:gdLst>
                          <a:gd name="textAreaLeft" fmla="*/ 0 w 3888000"/>
                          <a:gd name="textAreaRight" fmla="*/ 3888360 w 38880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858000" h="9525">
                            <a:moveTo>
                              <a:pt x="6857492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857492" y="9525"/>
                            </a:lnTo>
                            <a:lnTo>
                              <a:pt x="685749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4">
              <wp:simplePos x="0" y="0"/>
              <wp:positionH relativeFrom="page">
                <wp:posOffset>5241290</wp:posOffset>
              </wp:positionH>
              <wp:positionV relativeFrom="page">
                <wp:posOffset>276860</wp:posOffset>
              </wp:positionV>
              <wp:extent cx="2074545" cy="532765"/>
              <wp:effectExtent l="0" t="0" r="0" b="0"/>
              <wp:wrapNone/>
              <wp:docPr id="18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412.7pt;margin-top:21.8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6">
              <wp:simplePos x="0" y="0"/>
              <wp:positionH relativeFrom="page">
                <wp:posOffset>2472690</wp:posOffset>
              </wp:positionH>
              <wp:positionV relativeFrom="page">
                <wp:posOffset>299085</wp:posOffset>
              </wp:positionV>
              <wp:extent cx="2608580" cy="410845"/>
              <wp:effectExtent l="0" t="0" r="0" b="0"/>
              <wp:wrapNone/>
              <wp:docPr id="19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194.7pt;margin-top:23.55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457835</wp:posOffset>
          </wp:positionH>
          <wp:positionV relativeFrom="page">
            <wp:posOffset>176530</wp:posOffset>
          </wp:positionV>
          <wp:extent cx="1548130" cy="523875"/>
          <wp:effectExtent l="0" t="0" r="0" b="0"/>
          <wp:wrapNone/>
          <wp:docPr id="26" name="Image 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7">
              <wp:simplePos x="0" y="0"/>
              <wp:positionH relativeFrom="page">
                <wp:posOffset>5241290</wp:posOffset>
              </wp:positionH>
              <wp:positionV relativeFrom="page">
                <wp:posOffset>276860</wp:posOffset>
              </wp:positionV>
              <wp:extent cx="2074545" cy="532765"/>
              <wp:effectExtent l="0" t="0" r="0" b="0"/>
              <wp:wrapNone/>
              <wp:docPr id="27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412.7pt;margin-top:21.8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53">
              <wp:simplePos x="0" y="0"/>
              <wp:positionH relativeFrom="page">
                <wp:posOffset>2472690</wp:posOffset>
              </wp:positionH>
              <wp:positionV relativeFrom="page">
                <wp:posOffset>299085</wp:posOffset>
              </wp:positionV>
              <wp:extent cx="2608580" cy="410845"/>
              <wp:effectExtent l="0" t="0" r="0" b="0"/>
              <wp:wrapNone/>
              <wp:docPr id="28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194.7pt;margin-top:23.55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15">
          <wp:simplePos x="0" y="0"/>
          <wp:positionH relativeFrom="page">
            <wp:posOffset>457835</wp:posOffset>
          </wp:positionH>
          <wp:positionV relativeFrom="page">
            <wp:posOffset>176530</wp:posOffset>
          </wp:positionV>
          <wp:extent cx="1548130" cy="523875"/>
          <wp:effectExtent l="0" t="0" r="0" b="0"/>
          <wp:wrapNone/>
          <wp:docPr id="49" name="Image 4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8">
              <wp:simplePos x="0" y="0"/>
              <wp:positionH relativeFrom="page">
                <wp:posOffset>5241290</wp:posOffset>
              </wp:positionH>
              <wp:positionV relativeFrom="page">
                <wp:posOffset>276860</wp:posOffset>
              </wp:positionV>
              <wp:extent cx="2074545" cy="532765"/>
              <wp:effectExtent l="0" t="0" r="0" b="0"/>
              <wp:wrapNone/>
              <wp:docPr id="50" name="Textbox 4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7" path="m0,0l-2147483645,0l-2147483645,-2147483646l0,-2147483646xe" stroked="f" o:allowincell="f" style="position:absolute;margin-left:412.7pt;margin-top:21.8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22">
              <wp:simplePos x="0" y="0"/>
              <wp:positionH relativeFrom="page">
                <wp:posOffset>2472690</wp:posOffset>
              </wp:positionH>
              <wp:positionV relativeFrom="page">
                <wp:posOffset>299085</wp:posOffset>
              </wp:positionV>
              <wp:extent cx="2608580" cy="410845"/>
              <wp:effectExtent l="0" t="0" r="0" b="0"/>
              <wp:wrapNone/>
              <wp:docPr id="51" name="Textbox 4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8" path="m0,0l-2147483645,0l-2147483645,-2147483646l0,-2147483646xe" stroked="f" o:allowincell="f" style="position:absolute;margin-left:194.7pt;margin-top:23.55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64">
          <wp:simplePos x="0" y="0"/>
          <wp:positionH relativeFrom="page">
            <wp:posOffset>457835</wp:posOffset>
          </wp:positionH>
          <wp:positionV relativeFrom="page">
            <wp:posOffset>176530</wp:posOffset>
          </wp:positionV>
          <wp:extent cx="1548130" cy="523875"/>
          <wp:effectExtent l="0" t="0" r="0" b="0"/>
          <wp:wrapNone/>
          <wp:docPr id="53" name="Image 46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Image 46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67">
              <wp:simplePos x="0" y="0"/>
              <wp:positionH relativeFrom="page">
                <wp:posOffset>5241290</wp:posOffset>
              </wp:positionH>
              <wp:positionV relativeFrom="page">
                <wp:posOffset>276860</wp:posOffset>
              </wp:positionV>
              <wp:extent cx="2074545" cy="532765"/>
              <wp:effectExtent l="0" t="0" r="0" b="0"/>
              <wp:wrapNone/>
              <wp:docPr id="54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412.7pt;margin-top:21.8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72">
              <wp:simplePos x="0" y="0"/>
              <wp:positionH relativeFrom="page">
                <wp:posOffset>2472690</wp:posOffset>
              </wp:positionH>
              <wp:positionV relativeFrom="page">
                <wp:posOffset>299085</wp:posOffset>
              </wp:positionV>
              <wp:extent cx="2608580" cy="410845"/>
              <wp:effectExtent l="0" t="0" r="0" b="0"/>
              <wp:wrapNone/>
              <wp:docPr id="55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4" path="m0,0l-2147483645,0l-2147483645,-2147483646l0,-2147483646xe" stroked="f" o:allowincell="f" style="position:absolute;margin-left:194.7pt;margin-top:23.55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28">
          <wp:simplePos x="0" y="0"/>
          <wp:positionH relativeFrom="page">
            <wp:posOffset>457835</wp:posOffset>
          </wp:positionH>
          <wp:positionV relativeFrom="page">
            <wp:posOffset>176530</wp:posOffset>
          </wp:positionV>
          <wp:extent cx="1548130" cy="523875"/>
          <wp:effectExtent l="0" t="0" r="0" b="0"/>
          <wp:wrapNone/>
          <wp:docPr id="60" name="Image 5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Image 5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29">
              <wp:simplePos x="0" y="0"/>
              <wp:positionH relativeFrom="page">
                <wp:posOffset>5241290</wp:posOffset>
              </wp:positionH>
              <wp:positionV relativeFrom="page">
                <wp:posOffset>276860</wp:posOffset>
              </wp:positionV>
              <wp:extent cx="2074545" cy="532765"/>
              <wp:effectExtent l="0" t="0" r="0" b="0"/>
              <wp:wrapNone/>
              <wp:docPr id="61" name="Textbox 5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3" path="m0,0l-2147483645,0l-2147483645,-2147483646l0,-2147483646xe" stroked="f" o:allowincell="f" style="position:absolute;margin-left:412.7pt;margin-top:21.8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31">
              <wp:simplePos x="0" y="0"/>
              <wp:positionH relativeFrom="page">
                <wp:posOffset>2472690</wp:posOffset>
              </wp:positionH>
              <wp:positionV relativeFrom="page">
                <wp:posOffset>299085</wp:posOffset>
              </wp:positionV>
              <wp:extent cx="2608580" cy="410845"/>
              <wp:effectExtent l="0" t="0" r="0" b="0"/>
              <wp:wrapNone/>
              <wp:docPr id="62" name="Textbox 5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4" path="m0,0l-2147483645,0l-2147483645,-2147483646l0,-2147483646xe" stroked="f" o:allowincell="f" style="position:absolute;margin-left:194.7pt;margin-top:23.55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69">
          <wp:simplePos x="0" y="0"/>
          <wp:positionH relativeFrom="page">
            <wp:posOffset>457835</wp:posOffset>
          </wp:positionH>
          <wp:positionV relativeFrom="page">
            <wp:posOffset>176530</wp:posOffset>
          </wp:positionV>
          <wp:extent cx="1548130" cy="523875"/>
          <wp:effectExtent l="0" t="0" r="0" b="0"/>
          <wp:wrapNone/>
          <wp:docPr id="66" name="Image 52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Image 52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8">
              <wp:simplePos x="0" y="0"/>
              <wp:positionH relativeFrom="page">
                <wp:posOffset>5241290</wp:posOffset>
              </wp:positionH>
              <wp:positionV relativeFrom="page">
                <wp:posOffset>276860</wp:posOffset>
              </wp:positionV>
              <wp:extent cx="2074545" cy="532765"/>
              <wp:effectExtent l="0" t="0" r="0" b="0"/>
              <wp:wrapNone/>
              <wp:docPr id="67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6" path="m0,0l-2147483645,0l-2147483645,-2147483646l0,-2147483646xe" stroked="f" o:allowincell="f" style="position:absolute;margin-left:412.7pt;margin-top:21.8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80">
              <wp:simplePos x="0" y="0"/>
              <wp:positionH relativeFrom="page">
                <wp:posOffset>2472690</wp:posOffset>
              </wp:positionH>
              <wp:positionV relativeFrom="page">
                <wp:posOffset>299085</wp:posOffset>
              </wp:positionV>
              <wp:extent cx="2608580" cy="410845"/>
              <wp:effectExtent l="0" t="0" r="0" b="0"/>
              <wp:wrapNone/>
              <wp:docPr id="68" name="Textbox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7" path="m0,0l-2147483645,0l-2147483645,-2147483646l0,-2147483646xe" stroked="f" o:allowincell="f" style="position:absolute;margin-left:194.7pt;margin-top:23.55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37">
          <wp:simplePos x="0" y="0"/>
          <wp:positionH relativeFrom="page">
            <wp:posOffset>457835</wp:posOffset>
          </wp:positionH>
          <wp:positionV relativeFrom="page">
            <wp:posOffset>191770</wp:posOffset>
          </wp:positionV>
          <wp:extent cx="1548130" cy="523875"/>
          <wp:effectExtent l="0" t="0" r="0" b="0"/>
          <wp:wrapNone/>
          <wp:docPr id="71" name="Image 5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" name="Image 5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38">
              <wp:simplePos x="0" y="0"/>
              <wp:positionH relativeFrom="page">
                <wp:posOffset>457835</wp:posOffset>
              </wp:positionH>
              <wp:positionV relativeFrom="page">
                <wp:posOffset>801370</wp:posOffset>
              </wp:positionV>
              <wp:extent cx="6638925" cy="9525"/>
              <wp:effectExtent l="0" t="0" r="0" b="0"/>
              <wp:wrapNone/>
              <wp:docPr id="72" name="Graphic 6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38760" cy="9360"/>
                      </a:xfrm>
                      <a:custGeom>
                        <a:avLst/>
                        <a:gdLst>
                          <a:gd name="textAreaLeft" fmla="*/ 0 w 3763800"/>
                          <a:gd name="textAreaRight" fmla="*/ 3764160 w 37638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638925" h="9525">
                            <a:moveTo>
                              <a:pt x="663841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638417" y="9525"/>
                            </a:lnTo>
                            <a:lnTo>
                              <a:pt x="663841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39">
              <wp:simplePos x="0" y="0"/>
              <wp:positionH relativeFrom="page">
                <wp:posOffset>5022215</wp:posOffset>
              </wp:positionH>
              <wp:positionV relativeFrom="page">
                <wp:posOffset>291465</wp:posOffset>
              </wp:positionV>
              <wp:extent cx="2074545" cy="532765"/>
              <wp:effectExtent l="0" t="0" r="0" b="0"/>
              <wp:wrapNone/>
              <wp:docPr id="73" name="Textbox 6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1" path="m0,0l-2147483645,0l-2147483645,-2147483646l0,-2147483646xe" stroked="f" o:allowincell="f" style="position:absolute;margin-left:395.45pt;margin-top:22.95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1">
              <wp:simplePos x="0" y="0"/>
              <wp:positionH relativeFrom="page">
                <wp:posOffset>2364740</wp:posOffset>
              </wp:positionH>
              <wp:positionV relativeFrom="page">
                <wp:posOffset>313690</wp:posOffset>
              </wp:positionV>
              <wp:extent cx="2608580" cy="410845"/>
              <wp:effectExtent l="0" t="0" r="0" b="0"/>
              <wp:wrapNone/>
              <wp:docPr id="74" name="Textbox 6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2" path="m0,0l-2147483645,0l-2147483645,-2147483646l0,-2147483646xe" stroked="f" o:allowincell="f" style="position:absolute;margin-left:186.2pt;margin-top:24.7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43">
          <wp:simplePos x="0" y="0"/>
          <wp:positionH relativeFrom="page">
            <wp:posOffset>457835</wp:posOffset>
          </wp:positionH>
          <wp:positionV relativeFrom="page">
            <wp:posOffset>191770</wp:posOffset>
          </wp:positionV>
          <wp:extent cx="1548130" cy="523875"/>
          <wp:effectExtent l="0" t="0" r="0" b="0"/>
          <wp:wrapNone/>
          <wp:docPr id="78" name="Image 6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Image 6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49">
              <wp:simplePos x="0" y="0"/>
              <wp:positionH relativeFrom="page">
                <wp:posOffset>457835</wp:posOffset>
              </wp:positionH>
              <wp:positionV relativeFrom="page">
                <wp:posOffset>801370</wp:posOffset>
              </wp:positionV>
              <wp:extent cx="6638925" cy="9525"/>
              <wp:effectExtent l="0" t="0" r="0" b="0"/>
              <wp:wrapNone/>
              <wp:docPr id="79" name="Graphic 6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38760" cy="9360"/>
                      </a:xfrm>
                      <a:custGeom>
                        <a:avLst/>
                        <a:gdLst>
                          <a:gd name="textAreaLeft" fmla="*/ 0 w 3763800"/>
                          <a:gd name="textAreaRight" fmla="*/ 3764160 w 37638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638925" h="9525">
                            <a:moveTo>
                              <a:pt x="663841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638417" y="9525"/>
                            </a:lnTo>
                            <a:lnTo>
                              <a:pt x="663841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0">
              <wp:simplePos x="0" y="0"/>
              <wp:positionH relativeFrom="page">
                <wp:posOffset>5022215</wp:posOffset>
              </wp:positionH>
              <wp:positionV relativeFrom="page">
                <wp:posOffset>291465</wp:posOffset>
              </wp:positionV>
              <wp:extent cx="2074545" cy="532765"/>
              <wp:effectExtent l="0" t="0" r="0" b="0"/>
              <wp:wrapNone/>
              <wp:docPr id="80" name="Textbox 6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8" path="m0,0l-2147483645,0l-2147483645,-2147483646l0,-2147483646xe" stroked="f" o:allowincell="f" style="position:absolute;margin-left:395.45pt;margin-top:22.95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2">
              <wp:simplePos x="0" y="0"/>
              <wp:positionH relativeFrom="page">
                <wp:posOffset>2364740</wp:posOffset>
              </wp:positionH>
              <wp:positionV relativeFrom="page">
                <wp:posOffset>313690</wp:posOffset>
              </wp:positionV>
              <wp:extent cx="2608580" cy="410845"/>
              <wp:effectExtent l="0" t="0" r="0" b="0"/>
              <wp:wrapNone/>
              <wp:docPr id="81" name="Textbox 6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9" path="m0,0l-2147483645,0l-2147483645,-2147483646l0,-2147483646xe" stroked="f" o:allowincell="f" style="position:absolute;margin-left:186.2pt;margin-top:24.7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55">
          <wp:simplePos x="0" y="0"/>
          <wp:positionH relativeFrom="page">
            <wp:posOffset>457835</wp:posOffset>
          </wp:positionH>
          <wp:positionV relativeFrom="page">
            <wp:posOffset>191770</wp:posOffset>
          </wp:positionV>
          <wp:extent cx="1548130" cy="523875"/>
          <wp:effectExtent l="0" t="0" r="0" b="0"/>
          <wp:wrapNone/>
          <wp:docPr id="85" name="Image 7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Image 7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60">
              <wp:simplePos x="0" y="0"/>
              <wp:positionH relativeFrom="page">
                <wp:posOffset>457835</wp:posOffset>
              </wp:positionH>
              <wp:positionV relativeFrom="page">
                <wp:posOffset>801370</wp:posOffset>
              </wp:positionV>
              <wp:extent cx="6638925" cy="9525"/>
              <wp:effectExtent l="0" t="0" r="0" b="0"/>
              <wp:wrapNone/>
              <wp:docPr id="86" name="Graphic 7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38760" cy="9360"/>
                      </a:xfrm>
                      <a:custGeom>
                        <a:avLst/>
                        <a:gdLst>
                          <a:gd name="textAreaLeft" fmla="*/ 0 w 3763800"/>
                          <a:gd name="textAreaRight" fmla="*/ 3764160 w 37638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638925" h="9525">
                            <a:moveTo>
                              <a:pt x="663841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638417" y="9525"/>
                            </a:lnTo>
                            <a:lnTo>
                              <a:pt x="663841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1">
              <wp:simplePos x="0" y="0"/>
              <wp:positionH relativeFrom="page">
                <wp:posOffset>5022215</wp:posOffset>
              </wp:positionH>
              <wp:positionV relativeFrom="page">
                <wp:posOffset>291465</wp:posOffset>
              </wp:positionV>
              <wp:extent cx="2074545" cy="532765"/>
              <wp:effectExtent l="0" t="0" r="0" b="0"/>
              <wp:wrapNone/>
              <wp:docPr id="87" name="Textbox 7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5" path="m0,0l-2147483645,0l-2147483645,-2147483646l0,-2147483646xe" stroked="f" o:allowincell="f" style="position:absolute;margin-left:395.45pt;margin-top:22.95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3">
              <wp:simplePos x="0" y="0"/>
              <wp:positionH relativeFrom="page">
                <wp:posOffset>2364740</wp:posOffset>
              </wp:positionH>
              <wp:positionV relativeFrom="page">
                <wp:posOffset>313690</wp:posOffset>
              </wp:positionV>
              <wp:extent cx="2608580" cy="410845"/>
              <wp:effectExtent l="0" t="0" r="0" b="0"/>
              <wp:wrapNone/>
              <wp:docPr id="88" name="Textbox 7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6" path="m0,0l-2147483645,0l-2147483645,-2147483646l0,-2147483646xe" stroked="f" o:allowincell="f" style="position:absolute;margin-left:186.2pt;margin-top:24.7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66">
          <wp:simplePos x="0" y="0"/>
          <wp:positionH relativeFrom="page">
            <wp:posOffset>457835</wp:posOffset>
          </wp:positionH>
          <wp:positionV relativeFrom="page">
            <wp:posOffset>191770</wp:posOffset>
          </wp:positionV>
          <wp:extent cx="1548130" cy="523875"/>
          <wp:effectExtent l="0" t="0" r="0" b="0"/>
          <wp:wrapNone/>
          <wp:docPr id="92" name="Image 8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" name="Image 8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71">
              <wp:simplePos x="0" y="0"/>
              <wp:positionH relativeFrom="page">
                <wp:posOffset>457835</wp:posOffset>
              </wp:positionH>
              <wp:positionV relativeFrom="page">
                <wp:posOffset>801370</wp:posOffset>
              </wp:positionV>
              <wp:extent cx="6638925" cy="9525"/>
              <wp:effectExtent l="0" t="0" r="0" b="0"/>
              <wp:wrapNone/>
              <wp:docPr id="93" name="Graphic 8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38760" cy="9360"/>
                      </a:xfrm>
                      <a:custGeom>
                        <a:avLst/>
                        <a:gdLst>
                          <a:gd name="textAreaLeft" fmla="*/ 0 w 3763800"/>
                          <a:gd name="textAreaRight" fmla="*/ 3764160 w 37638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638925" h="9525">
                            <a:moveTo>
                              <a:pt x="663841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638417" y="9525"/>
                            </a:lnTo>
                            <a:lnTo>
                              <a:pt x="663841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2">
              <wp:simplePos x="0" y="0"/>
              <wp:positionH relativeFrom="page">
                <wp:posOffset>5022215</wp:posOffset>
              </wp:positionH>
              <wp:positionV relativeFrom="page">
                <wp:posOffset>291465</wp:posOffset>
              </wp:positionV>
              <wp:extent cx="2074545" cy="532765"/>
              <wp:effectExtent l="0" t="0" r="0" b="0"/>
              <wp:wrapNone/>
              <wp:docPr id="94" name="Textbox 8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2" path="m0,0l-2147483645,0l-2147483645,-2147483646l0,-2147483646xe" stroked="f" o:allowincell="f" style="position:absolute;margin-left:395.45pt;margin-top:22.95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4">
              <wp:simplePos x="0" y="0"/>
              <wp:positionH relativeFrom="page">
                <wp:posOffset>2364740</wp:posOffset>
              </wp:positionH>
              <wp:positionV relativeFrom="page">
                <wp:posOffset>313690</wp:posOffset>
              </wp:positionV>
              <wp:extent cx="2608580" cy="410845"/>
              <wp:effectExtent l="0" t="0" r="0" b="0"/>
              <wp:wrapNone/>
              <wp:docPr id="95" name="Textbox 8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3" path="m0,0l-2147483645,0l-2147483645,-2147483646l0,-2147483646xe" stroked="f" o:allowincell="f" style="position:absolute;margin-left:186.2pt;margin-top:24.7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77">
          <wp:simplePos x="0" y="0"/>
          <wp:positionH relativeFrom="page">
            <wp:posOffset>457835</wp:posOffset>
          </wp:positionH>
          <wp:positionV relativeFrom="page">
            <wp:posOffset>191770</wp:posOffset>
          </wp:positionV>
          <wp:extent cx="1548130" cy="523875"/>
          <wp:effectExtent l="0" t="0" r="0" b="0"/>
          <wp:wrapNone/>
          <wp:docPr id="99" name="Image 8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Image 8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82">
              <wp:simplePos x="0" y="0"/>
              <wp:positionH relativeFrom="page">
                <wp:posOffset>457835</wp:posOffset>
              </wp:positionH>
              <wp:positionV relativeFrom="page">
                <wp:posOffset>801370</wp:posOffset>
              </wp:positionV>
              <wp:extent cx="6638925" cy="9525"/>
              <wp:effectExtent l="0" t="0" r="0" b="0"/>
              <wp:wrapNone/>
              <wp:docPr id="100" name="Graphic 8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38760" cy="9360"/>
                      </a:xfrm>
                      <a:custGeom>
                        <a:avLst/>
                        <a:gdLst>
                          <a:gd name="textAreaLeft" fmla="*/ 0 w 3763800"/>
                          <a:gd name="textAreaRight" fmla="*/ 3764160 w 37638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638925" h="9525">
                            <a:moveTo>
                              <a:pt x="663841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638417" y="9525"/>
                            </a:lnTo>
                            <a:lnTo>
                              <a:pt x="663841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83">
              <wp:simplePos x="0" y="0"/>
              <wp:positionH relativeFrom="page">
                <wp:posOffset>5022215</wp:posOffset>
              </wp:positionH>
              <wp:positionV relativeFrom="page">
                <wp:posOffset>291465</wp:posOffset>
              </wp:positionV>
              <wp:extent cx="2074545" cy="532765"/>
              <wp:effectExtent l="0" t="0" r="0" b="0"/>
              <wp:wrapNone/>
              <wp:docPr id="101" name="Textbox 8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9" path="m0,0l-2147483645,0l-2147483645,-2147483646l0,-2147483646xe" stroked="f" o:allowincell="f" style="position:absolute;margin-left:395.45pt;margin-top:22.95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85">
              <wp:simplePos x="0" y="0"/>
              <wp:positionH relativeFrom="page">
                <wp:posOffset>2364740</wp:posOffset>
              </wp:positionH>
              <wp:positionV relativeFrom="page">
                <wp:posOffset>313690</wp:posOffset>
              </wp:positionV>
              <wp:extent cx="2608580" cy="410845"/>
              <wp:effectExtent l="0" t="0" r="0" b="0"/>
              <wp:wrapNone/>
              <wp:docPr id="102" name="Textbox 9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0" path="m0,0l-2147483645,0l-2147483645,-2147483646l0,-2147483646xe" stroked="f" o:allowincell="f" style="position:absolute;margin-left:186.2pt;margin-top:24.7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88">
          <wp:simplePos x="0" y="0"/>
          <wp:positionH relativeFrom="page">
            <wp:posOffset>457835</wp:posOffset>
          </wp:positionH>
          <wp:positionV relativeFrom="page">
            <wp:posOffset>191770</wp:posOffset>
          </wp:positionV>
          <wp:extent cx="1548130" cy="523875"/>
          <wp:effectExtent l="0" t="0" r="0" b="0"/>
          <wp:wrapNone/>
          <wp:docPr id="106" name="Image 9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" name="Image 9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3">
              <wp:simplePos x="0" y="0"/>
              <wp:positionH relativeFrom="page">
                <wp:posOffset>457835</wp:posOffset>
              </wp:positionH>
              <wp:positionV relativeFrom="page">
                <wp:posOffset>801370</wp:posOffset>
              </wp:positionV>
              <wp:extent cx="6638925" cy="9525"/>
              <wp:effectExtent l="0" t="0" r="0" b="0"/>
              <wp:wrapNone/>
              <wp:docPr id="107" name="Graphic 9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38760" cy="9360"/>
                      </a:xfrm>
                      <a:custGeom>
                        <a:avLst/>
                        <a:gdLst>
                          <a:gd name="textAreaLeft" fmla="*/ 0 w 3763800"/>
                          <a:gd name="textAreaRight" fmla="*/ 3764160 w 37638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638925" h="9525">
                            <a:moveTo>
                              <a:pt x="663841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638417" y="9525"/>
                            </a:lnTo>
                            <a:lnTo>
                              <a:pt x="663841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94">
              <wp:simplePos x="0" y="0"/>
              <wp:positionH relativeFrom="page">
                <wp:posOffset>5022215</wp:posOffset>
              </wp:positionH>
              <wp:positionV relativeFrom="page">
                <wp:posOffset>291465</wp:posOffset>
              </wp:positionV>
              <wp:extent cx="2074545" cy="532765"/>
              <wp:effectExtent l="0" t="0" r="0" b="0"/>
              <wp:wrapNone/>
              <wp:docPr id="108" name="Textbox 9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6" path="m0,0l-2147483645,0l-2147483645,-2147483646l0,-2147483646xe" stroked="f" o:allowincell="f" style="position:absolute;margin-left:395.45pt;margin-top:22.95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96">
              <wp:simplePos x="0" y="0"/>
              <wp:positionH relativeFrom="page">
                <wp:posOffset>2364740</wp:posOffset>
              </wp:positionH>
              <wp:positionV relativeFrom="page">
                <wp:posOffset>313690</wp:posOffset>
              </wp:positionV>
              <wp:extent cx="2608580" cy="410845"/>
              <wp:effectExtent l="0" t="0" r="0" b="0"/>
              <wp:wrapNone/>
              <wp:docPr id="109" name="Textbox 9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7" path="m0,0l-2147483645,0l-2147483645,-2147483646l0,-2147483646xe" stroked="f" o:allowincell="f" style="position:absolute;margin-left:186.2pt;margin-top:24.7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99">
          <wp:simplePos x="0" y="0"/>
          <wp:positionH relativeFrom="page">
            <wp:posOffset>457835</wp:posOffset>
          </wp:positionH>
          <wp:positionV relativeFrom="page">
            <wp:posOffset>191770</wp:posOffset>
          </wp:positionV>
          <wp:extent cx="1548130" cy="523875"/>
          <wp:effectExtent l="0" t="0" r="0" b="0"/>
          <wp:wrapNone/>
          <wp:docPr id="113" name="Image 10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" name="Image 10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04">
              <wp:simplePos x="0" y="0"/>
              <wp:positionH relativeFrom="page">
                <wp:posOffset>457835</wp:posOffset>
              </wp:positionH>
              <wp:positionV relativeFrom="page">
                <wp:posOffset>801370</wp:posOffset>
              </wp:positionV>
              <wp:extent cx="6638925" cy="9525"/>
              <wp:effectExtent l="0" t="0" r="0" b="0"/>
              <wp:wrapNone/>
              <wp:docPr id="114" name="Graphic 10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38760" cy="9360"/>
                      </a:xfrm>
                      <a:custGeom>
                        <a:avLst/>
                        <a:gdLst>
                          <a:gd name="textAreaLeft" fmla="*/ 0 w 3763800"/>
                          <a:gd name="textAreaRight" fmla="*/ 3764160 w 37638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638925" h="9525">
                            <a:moveTo>
                              <a:pt x="663841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638417" y="9525"/>
                            </a:lnTo>
                            <a:lnTo>
                              <a:pt x="663841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05">
              <wp:simplePos x="0" y="0"/>
              <wp:positionH relativeFrom="page">
                <wp:posOffset>5022215</wp:posOffset>
              </wp:positionH>
              <wp:positionV relativeFrom="page">
                <wp:posOffset>291465</wp:posOffset>
              </wp:positionV>
              <wp:extent cx="2074545" cy="532765"/>
              <wp:effectExtent l="0" t="0" r="0" b="0"/>
              <wp:wrapNone/>
              <wp:docPr id="115" name="Textbox 10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3" path="m0,0l-2147483645,0l-2147483645,-2147483646l0,-2147483646xe" stroked="f" o:allowincell="f" style="position:absolute;margin-left:395.45pt;margin-top:22.95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07">
              <wp:simplePos x="0" y="0"/>
              <wp:positionH relativeFrom="page">
                <wp:posOffset>2364740</wp:posOffset>
              </wp:positionH>
              <wp:positionV relativeFrom="page">
                <wp:posOffset>313690</wp:posOffset>
              </wp:positionV>
              <wp:extent cx="2608580" cy="410845"/>
              <wp:effectExtent l="0" t="0" r="0" b="0"/>
              <wp:wrapNone/>
              <wp:docPr id="116" name="Textbox 10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4" path="m0,0l-2147483645,0l-2147483645,-2147483646l0,-2147483646xe" stroked="f" o:allowincell="f" style="position:absolute;margin-left:186.2pt;margin-top:24.7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14">
          <wp:simplePos x="0" y="0"/>
          <wp:positionH relativeFrom="page">
            <wp:posOffset>457835</wp:posOffset>
          </wp:positionH>
          <wp:positionV relativeFrom="page">
            <wp:posOffset>191770</wp:posOffset>
          </wp:positionV>
          <wp:extent cx="1548130" cy="523875"/>
          <wp:effectExtent l="0" t="0" r="0" b="0"/>
          <wp:wrapNone/>
          <wp:docPr id="120" name="Image 10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" name="Image 10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15">
              <wp:simplePos x="0" y="0"/>
              <wp:positionH relativeFrom="page">
                <wp:posOffset>457835</wp:posOffset>
              </wp:positionH>
              <wp:positionV relativeFrom="page">
                <wp:posOffset>801370</wp:posOffset>
              </wp:positionV>
              <wp:extent cx="6638925" cy="9525"/>
              <wp:effectExtent l="0" t="0" r="0" b="0"/>
              <wp:wrapNone/>
              <wp:docPr id="121" name="Graphic 10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38760" cy="9360"/>
                      </a:xfrm>
                      <a:custGeom>
                        <a:avLst/>
                        <a:gdLst>
                          <a:gd name="textAreaLeft" fmla="*/ 0 w 3763800"/>
                          <a:gd name="textAreaRight" fmla="*/ 3764160 w 37638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638925" h="9525">
                            <a:moveTo>
                              <a:pt x="663841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638417" y="9525"/>
                            </a:lnTo>
                            <a:lnTo>
                              <a:pt x="663841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16">
              <wp:simplePos x="0" y="0"/>
              <wp:positionH relativeFrom="page">
                <wp:posOffset>5022215</wp:posOffset>
              </wp:positionH>
              <wp:positionV relativeFrom="page">
                <wp:posOffset>291465</wp:posOffset>
              </wp:positionV>
              <wp:extent cx="2074545" cy="532765"/>
              <wp:effectExtent l="0" t="0" r="0" b="0"/>
              <wp:wrapNone/>
              <wp:docPr id="122" name="Textbox 1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0" path="m0,0l-2147483645,0l-2147483645,-2147483646l0,-2147483646xe" stroked="f" o:allowincell="f" style="position:absolute;margin-left:395.45pt;margin-top:22.95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18">
              <wp:simplePos x="0" y="0"/>
              <wp:positionH relativeFrom="page">
                <wp:posOffset>2364740</wp:posOffset>
              </wp:positionH>
              <wp:positionV relativeFrom="page">
                <wp:posOffset>313690</wp:posOffset>
              </wp:positionV>
              <wp:extent cx="2608580" cy="410845"/>
              <wp:effectExtent l="0" t="0" r="0" b="0"/>
              <wp:wrapNone/>
              <wp:docPr id="123" name="Textbox 1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1" path="m0,0l-2147483645,0l-2147483645,-2147483646l0,-2147483646xe" stroked="f" o:allowincell="f" style="position:absolute;margin-left:186.2pt;margin-top:24.7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20">
          <wp:simplePos x="0" y="0"/>
          <wp:positionH relativeFrom="page">
            <wp:posOffset>457835</wp:posOffset>
          </wp:positionH>
          <wp:positionV relativeFrom="page">
            <wp:posOffset>191770</wp:posOffset>
          </wp:positionV>
          <wp:extent cx="1548130" cy="523875"/>
          <wp:effectExtent l="0" t="0" r="0" b="0"/>
          <wp:wrapNone/>
          <wp:docPr id="127" name="Image 11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" name="Image 11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26">
              <wp:simplePos x="0" y="0"/>
              <wp:positionH relativeFrom="page">
                <wp:posOffset>457835</wp:posOffset>
              </wp:positionH>
              <wp:positionV relativeFrom="page">
                <wp:posOffset>801370</wp:posOffset>
              </wp:positionV>
              <wp:extent cx="6638925" cy="9525"/>
              <wp:effectExtent l="0" t="0" r="0" b="0"/>
              <wp:wrapNone/>
              <wp:docPr id="128" name="Graphic 1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38760" cy="9360"/>
                      </a:xfrm>
                      <a:custGeom>
                        <a:avLst/>
                        <a:gdLst>
                          <a:gd name="textAreaLeft" fmla="*/ 0 w 3763800"/>
                          <a:gd name="textAreaRight" fmla="*/ 3764160 w 37638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638925" h="9525">
                            <a:moveTo>
                              <a:pt x="663841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638417" y="9525"/>
                            </a:lnTo>
                            <a:lnTo>
                              <a:pt x="663841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27">
              <wp:simplePos x="0" y="0"/>
              <wp:positionH relativeFrom="page">
                <wp:posOffset>5022215</wp:posOffset>
              </wp:positionH>
              <wp:positionV relativeFrom="page">
                <wp:posOffset>291465</wp:posOffset>
              </wp:positionV>
              <wp:extent cx="2074545" cy="532765"/>
              <wp:effectExtent l="0" t="0" r="0" b="0"/>
              <wp:wrapNone/>
              <wp:docPr id="129" name="Textbox 1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7" path="m0,0l-2147483645,0l-2147483645,-2147483646l0,-2147483646xe" stroked="f" o:allowincell="f" style="position:absolute;margin-left:395.45pt;margin-top:22.95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29">
              <wp:simplePos x="0" y="0"/>
              <wp:positionH relativeFrom="page">
                <wp:posOffset>2364740</wp:posOffset>
              </wp:positionH>
              <wp:positionV relativeFrom="page">
                <wp:posOffset>313690</wp:posOffset>
              </wp:positionV>
              <wp:extent cx="2608580" cy="410845"/>
              <wp:effectExtent l="0" t="0" r="0" b="0"/>
              <wp:wrapNone/>
              <wp:docPr id="130" name="Textbox 1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8" path="m0,0l-2147483645,0l-2147483645,-2147483646l0,-2147483646xe" stroked="f" o:allowincell="f" style="position:absolute;margin-left:186.2pt;margin-top:24.7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3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"/>
      </w:rPr>
    </w:pPr>
    <w:r>
      <w:rPr>
        <w:sz w:val="2"/>
      </w:rPr>
    </w:r>
  </w:p>
</w:hdr>
</file>

<file path=word/header3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18" w:hanging="360"/>
      </w:pPr>
      <w:rPr>
        <w:spacing w:val="0"/>
        <w:w w:val="100"/>
        <w:lang w:val="en-US" w:eastAsia="en-US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150" w:hanging="432"/>
      </w:pPr>
      <w:rPr>
        <w:sz w:val="26"/>
        <w:spacing w:val="0"/>
        <w:i w:val="false"/>
        <w:b/>
        <w:szCs w:val="26"/>
        <w:iCs w:val="false"/>
        <w:bCs/>
        <w:w w:val="99"/>
        <w:rFonts w:ascii="Times New Roman" w:hAnsi="Times New Roman" w:eastAsia="Times New Roman" w:cs="Times New Roman"/>
        <w:color w:val="000009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34" w:hanging="43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08" w:hanging="43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782" w:hanging="43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56" w:hanging="43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30" w:hanging="43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404" w:hanging="43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278" w:hanging="432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598" w:hanging="24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color w:val="000009"/>
        <w:lang w:val="en-US" w:eastAsia="en-US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18" w:hanging="42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color w:val="000009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09" w:hanging="42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99" w:hanging="42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88" w:hanging="42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578" w:hanging="42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468" w:hanging="42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357" w:hanging="42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247" w:hanging="42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trackRevision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76" w:after="0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81" w:after="0"/>
      <w:ind w:hanging="359"/>
      <w:outlineLvl w:val="2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hanging="431" w:left="717"/>
      <w:outlineLvl w:val="3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uiPriority w:val="1"/>
    <w:qFormat/>
    <w:pPr>
      <w:spacing w:before="275" w:after="0"/>
      <w:ind w:hanging="240" w:left="59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TOC2">
    <w:name w:val="TOC 2"/>
    <w:basedOn w:val="Normal"/>
    <w:uiPriority w:val="1"/>
    <w:qFormat/>
    <w:pPr>
      <w:spacing w:before="100" w:after="0"/>
      <w:ind w:hanging="420" w:left="101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Title">
    <w:name w:val="Title"/>
    <w:basedOn w:val="Normal"/>
    <w:uiPriority w:val="1"/>
    <w:qFormat/>
    <w:pPr>
      <w:ind w:left="440"/>
    </w:pPr>
    <w:rPr>
      <w:rFonts w:ascii="Arial" w:hAnsi="Arial" w:eastAsia="Arial" w:cs="Arial"/>
      <w:sz w:val="38"/>
      <w:szCs w:val="3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hanging="420" w:left="717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ind w:left="107"/>
    </w:pPr>
    <w:rPr>
      <w:rFonts w:ascii="Arial" w:hAnsi="Arial" w:eastAsia="Arial" w:cs="Arial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Left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header" Target="header6.xml"/><Relationship Id="rId14" Type="http://schemas.openxmlformats.org/officeDocument/2006/relationships/header" Target="header7.xml"/><Relationship Id="rId15" Type="http://schemas.openxmlformats.org/officeDocument/2006/relationships/footer" Target="footer6.xml"/><Relationship Id="rId16" Type="http://schemas.openxmlformats.org/officeDocument/2006/relationships/footer" Target="footer7.xml"/><Relationship Id="rId17" Type="http://schemas.openxmlformats.org/officeDocument/2006/relationships/header" Target="header8.xml"/><Relationship Id="rId18" Type="http://schemas.openxmlformats.org/officeDocument/2006/relationships/footer" Target="footer8.xml"/><Relationship Id="rId19" Type="http://schemas.openxmlformats.org/officeDocument/2006/relationships/header" Target="header9.xml"/><Relationship Id="rId20" Type="http://schemas.openxmlformats.org/officeDocument/2006/relationships/footer" Target="footer9.xml"/><Relationship Id="rId21" Type="http://schemas.openxmlformats.org/officeDocument/2006/relationships/header" Target="header10.xml"/><Relationship Id="rId22" Type="http://schemas.openxmlformats.org/officeDocument/2006/relationships/footer" Target="footer10.xml"/><Relationship Id="rId23" Type="http://schemas.openxmlformats.org/officeDocument/2006/relationships/header" Target="header11.xml"/><Relationship Id="rId24" Type="http://schemas.openxmlformats.org/officeDocument/2006/relationships/header" Target="header12.xml"/><Relationship Id="rId25" Type="http://schemas.openxmlformats.org/officeDocument/2006/relationships/footer" Target="footer11.xml"/><Relationship Id="rId26" Type="http://schemas.openxmlformats.org/officeDocument/2006/relationships/footer" Target="footer12.xml"/><Relationship Id="rId27" Type="http://schemas.openxmlformats.org/officeDocument/2006/relationships/header" Target="header13.xml"/><Relationship Id="rId28" Type="http://schemas.openxmlformats.org/officeDocument/2006/relationships/header" Target="header14.xml"/><Relationship Id="rId29" Type="http://schemas.openxmlformats.org/officeDocument/2006/relationships/footer" Target="footer13.xml"/><Relationship Id="rId30" Type="http://schemas.openxmlformats.org/officeDocument/2006/relationships/footer" Target="footer14.xml"/><Relationship Id="rId31" Type="http://schemas.openxmlformats.org/officeDocument/2006/relationships/header" Target="header15.xml"/><Relationship Id="rId32" Type="http://schemas.openxmlformats.org/officeDocument/2006/relationships/header" Target="header16.xml"/><Relationship Id="rId33" Type="http://schemas.openxmlformats.org/officeDocument/2006/relationships/footer" Target="footer15.xml"/><Relationship Id="rId34" Type="http://schemas.openxmlformats.org/officeDocument/2006/relationships/footer" Target="footer16.xml"/><Relationship Id="rId35" Type="http://schemas.openxmlformats.org/officeDocument/2006/relationships/header" Target="header17.xml"/><Relationship Id="rId36" Type="http://schemas.openxmlformats.org/officeDocument/2006/relationships/header" Target="header18.xml"/><Relationship Id="rId37" Type="http://schemas.openxmlformats.org/officeDocument/2006/relationships/footer" Target="footer17.xml"/><Relationship Id="rId38" Type="http://schemas.openxmlformats.org/officeDocument/2006/relationships/footer" Target="footer18.xml"/><Relationship Id="rId39" Type="http://schemas.openxmlformats.org/officeDocument/2006/relationships/header" Target="header19.xml"/><Relationship Id="rId40" Type="http://schemas.openxmlformats.org/officeDocument/2006/relationships/header" Target="header20.xml"/><Relationship Id="rId41" Type="http://schemas.openxmlformats.org/officeDocument/2006/relationships/footer" Target="footer19.xml"/><Relationship Id="rId42" Type="http://schemas.openxmlformats.org/officeDocument/2006/relationships/footer" Target="footer20.xml"/><Relationship Id="rId43" Type="http://schemas.openxmlformats.org/officeDocument/2006/relationships/header" Target="header21.xml"/><Relationship Id="rId44" Type="http://schemas.openxmlformats.org/officeDocument/2006/relationships/header" Target="header22.xml"/><Relationship Id="rId45" Type="http://schemas.openxmlformats.org/officeDocument/2006/relationships/footer" Target="footer21.xml"/><Relationship Id="rId46" Type="http://schemas.openxmlformats.org/officeDocument/2006/relationships/footer" Target="footer22.xml"/><Relationship Id="rId47" Type="http://schemas.openxmlformats.org/officeDocument/2006/relationships/header" Target="header23.xml"/><Relationship Id="rId48" Type="http://schemas.openxmlformats.org/officeDocument/2006/relationships/header" Target="header24.xml"/><Relationship Id="rId49" Type="http://schemas.openxmlformats.org/officeDocument/2006/relationships/footer" Target="footer23.xml"/><Relationship Id="rId50" Type="http://schemas.openxmlformats.org/officeDocument/2006/relationships/footer" Target="footer24.xml"/><Relationship Id="rId51" Type="http://schemas.openxmlformats.org/officeDocument/2006/relationships/header" Target="header25.xml"/><Relationship Id="rId52" Type="http://schemas.openxmlformats.org/officeDocument/2006/relationships/header" Target="header26.xml"/><Relationship Id="rId53" Type="http://schemas.openxmlformats.org/officeDocument/2006/relationships/footer" Target="footer25.xml"/><Relationship Id="rId54" Type="http://schemas.openxmlformats.org/officeDocument/2006/relationships/footer" Target="footer26.xml"/><Relationship Id="rId55" Type="http://schemas.openxmlformats.org/officeDocument/2006/relationships/header" Target="header27.xml"/><Relationship Id="rId56" Type="http://schemas.openxmlformats.org/officeDocument/2006/relationships/header" Target="header28.xml"/><Relationship Id="rId57" Type="http://schemas.openxmlformats.org/officeDocument/2006/relationships/footer" Target="footer27.xml"/><Relationship Id="rId58" Type="http://schemas.openxmlformats.org/officeDocument/2006/relationships/footer" Target="footer28.xml"/><Relationship Id="rId59" Type="http://schemas.openxmlformats.org/officeDocument/2006/relationships/header" Target="header29.xml"/><Relationship Id="rId60" Type="http://schemas.openxmlformats.org/officeDocument/2006/relationships/header" Target="header30.xml"/><Relationship Id="rId61" Type="http://schemas.openxmlformats.org/officeDocument/2006/relationships/footer" Target="footer29.xml"/><Relationship Id="rId62" Type="http://schemas.openxmlformats.org/officeDocument/2006/relationships/footer" Target="footer30.xml"/><Relationship Id="rId63" Type="http://schemas.openxmlformats.org/officeDocument/2006/relationships/image" Target="media/image2.png"/><Relationship Id="rId64" Type="http://schemas.openxmlformats.org/officeDocument/2006/relationships/header" Target="header31.xml"/><Relationship Id="rId65" Type="http://schemas.openxmlformats.org/officeDocument/2006/relationships/header" Target="header32.xml"/><Relationship Id="rId66" Type="http://schemas.openxmlformats.org/officeDocument/2006/relationships/footer" Target="footer31.xml"/><Relationship Id="rId67" Type="http://schemas.openxmlformats.org/officeDocument/2006/relationships/footer" Target="footer32.xml"/><Relationship Id="rId68" Type="http://schemas.openxmlformats.org/officeDocument/2006/relationships/numbering" Target="numbering.xml"/><Relationship Id="rId69" Type="http://schemas.openxmlformats.org/officeDocument/2006/relationships/fontTable" Target="fontTable.xml"/><Relationship Id="rId70" Type="http://schemas.openxmlformats.org/officeDocument/2006/relationships/settings" Target="settings.xml"/><Relationship Id="rId7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9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10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1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1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15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17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19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5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7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9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29</Pages>
  <Words>5866</Words>
  <Characters>37591</Characters>
  <CharactersWithSpaces>41478</CharactersWithSpaces>
  <Paragraphs>1975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2025-12-28T02:35:56Z</dcterms:created>
  <dc:creator/>
  <dc:description/>
  <dc:language>en-US</dc:language>
  <cp:lastModifiedBy/>
  <dcterms:modified xsi:type="dcterms:W3CDTF">2025-12-28T05:26:03Z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2023-01-26T00:00:00Z</vt:filetime>
  </property>
  <property fmtid="{D5CDD505-2E9C-101B-9397-08002B2CF9AE}" pid="3" name="LastSaved">
    <vt:filetime>2025-12-28T00:00:00Z</vt:filetime>
  </property>
  <property fmtid="{D5CDD505-2E9C-101B-9397-08002B2CF9AE}" pid="4" name="Producer">
    <vt:lpwstr>PDFTron built-in office converter, V9.2.0-e87fcae2ee, layout engine Vf3f2e2b90c
</vt:lpwstr>
  </property>
</Properties>
</file>